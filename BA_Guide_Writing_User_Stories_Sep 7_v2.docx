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306329" w:rsidR="00814BE6" w14:paraId="6A77A256" w14:textId="77777777">
        <w:tc>
          <w:tcPr>
            <w:tcW w:w="1008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7AB006C" w14:textId="77777777">
            <w:pPr>
              <w:spacing w:before="24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6"/>
                <w:szCs w:val="56"/>
              </w:rPr>
              <w:t>BA GUIDE</w:t>
            </w:r>
          </w:p>
          <w:p w:rsidRPr="00306329" w:rsidR="00814BE6" w:rsidRDefault="009A38B1" w14:paraId="663C08B2" w14:textId="77777777">
            <w:pPr>
              <w:spacing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D6E4F0"/>
                <w:sz w:val="36"/>
                <w:szCs w:val="36"/>
              </w:rPr>
              <w:t>Writing User Stories</w:t>
            </w:r>
          </w:p>
          <w:p w:rsidRPr="00306329" w:rsidR="00814BE6" w:rsidRDefault="000365E6" w14:paraId="28269039" w14:textId="13106E68">
            <w:pPr>
              <w:spacing w:before="60" w:after="24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8899BB"/>
              </w:rPr>
              <w:t xml:space="preserve">Desktop Internal </w:t>
            </w:r>
            <w:proofErr w:type="gramStart"/>
            <w:r>
              <w:rPr>
                <w:rFonts w:ascii="Calibri" w:hAnsi="Calibri" w:cs="Calibri"/>
                <w:color w:val="8899BB"/>
              </w:rPr>
              <w:t>Tools  •</w:t>
            </w:r>
            <w:proofErr w:type="gramEnd"/>
            <w:r>
              <w:rPr>
                <w:rFonts w:ascii="Calibri" w:hAnsi="Calibri" w:cs="Calibri"/>
                <w:color w:val="8899BB"/>
              </w:rPr>
              <w:t xml:space="preserve">  Version 2.0</w:t>
            </w:r>
          </w:p>
        </w:tc>
      </w:tr>
    </w:tbl>
    <w:p w:rsidRPr="00306329" w:rsidR="00814BE6" w:rsidRDefault="009A38B1" w14:paraId="11BA275E" w14:textId="77777777">
      <w:pPr>
        <w:pStyle w:val="Heading1"/>
        <w:shd w:val="clear" w:color="auto" w:fill="1F3864"/>
        <w:ind w:left="180"/>
        <w:rPr>
          <w:rFonts w:ascii="Calibri" w:hAnsi="Calibri" w:cs="Calibri"/>
        </w:rPr>
      </w:pPr>
      <w:r>
        <w:rPr>
          <w:rFonts w:ascii="Calibri" w:hAnsi="Calibri" w:cs="Calibri"/>
        </w:rPr>
        <w:t>1.  Purpose of This Guide</w:t>
      </w:r>
    </w:p>
    <w:p w:rsidRPr="00306329" w:rsidR="00814BE6" w:rsidRDefault="00814BE6" w14:paraId="2D850110" w14:textId="77777777">
      <w:pPr>
        <w:spacing w:before="60"/>
        <w:rPr>
          <w:rFonts w:ascii="Calibri" w:hAnsi="Calibri" w:cs="Calibri"/>
        </w:rPr>
      </w:pPr>
    </w:p>
    <w:p w:rsidRPr="000E0F70" w:rsidR="00814BE6" w:rsidRDefault="009A38B1" w14:paraId="62869A54" w14:textId="786856C8">
      <w:pPr>
        <w:spacing w:before="40" w:after="60"/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This guide defines the team standard for writing user stories for enterprise internal tools</w:t>
      </w:r>
      <w:r w:rsidRPr="000E0F70">
        <w:rPr>
          <w:rFonts w:ascii="Calibri" w:hAnsi="Calibri" w:cs="Calibri"/>
        </w:rPr>
        <w:t>, ensuring clarity, completeness, and consistency from backlog refinement through delivery and testing.</w:t>
      </w:r>
    </w:p>
    <w:p w:rsidRPr="00306329" w:rsidR="00814BE6" w:rsidRDefault="00814BE6" w14:paraId="60DB6859" w14:textId="77777777">
      <w:pPr>
        <w:spacing w:before="40"/>
        <w:rPr>
          <w:rFonts w:ascii="Calibri" w:hAnsi="Calibri" w:cs="Calibri"/>
        </w:rPr>
      </w:pPr>
    </w:p>
    <w:p w:rsidRPr="00306329" w:rsidR="00814BE6" w:rsidRDefault="009A38B1" w14:paraId="5C3F0462" w14:textId="68A2678E">
      <w:pPr>
        <w:spacing w:before="40" w:after="60"/>
        <w:rPr>
          <w:rFonts w:ascii="Calibri" w:hAnsi="Calibri" w:cs="Calibri"/>
        </w:rPr>
      </w:pPr>
      <w:r>
        <w:rPr>
          <w:rFonts w:ascii="Calibri" w:hAnsi="Calibri" w:cs="Calibri"/>
        </w:rPr>
        <w:t>A well-formed user story answers four questions:</w:t>
      </w:r>
    </w:p>
    <w:p w:rsidRPr="00306329" w:rsidR="00814BE6" w:rsidRDefault="009A38B1" w14:paraId="78980C93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Who needs this and why? — Business Value</w:t>
      </w:r>
    </w:p>
    <w:p w:rsidRPr="00306329" w:rsidR="00814BE6" w:rsidRDefault="009A38B1" w14:paraId="7C274F98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What is in scope? — Scope (Market, Workflow, GDS)</w:t>
      </w:r>
    </w:p>
    <w:p w:rsidRPr="00306329" w:rsidR="00814BE6" w:rsidRDefault="009A38B1" w14:paraId="0B258584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What must exist first? — Pre-requisites</w:t>
      </w:r>
    </w:p>
    <w:p w:rsidRPr="00306329" w:rsidR="00814BE6" w:rsidRDefault="009A38B1" w14:paraId="74EF7F5B" w14:textId="14FDD35E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 xml:space="preserve">How will it be verified, and what are the precise conditions for </w:t>
      </w:r>
      <w:proofErr w:type="gramStart"/>
      <w:r>
        <w:rPr>
          <w:rFonts w:ascii="Calibri" w:hAnsi="Calibri" w:cs="Calibri"/>
        </w:rPr>
        <w:t>done</w:t>
      </w:r>
      <w:proofErr w:type="gramEnd"/>
      <w:r>
        <w:rPr>
          <w:rFonts w:ascii="Calibri" w:hAnsi="Calibri" w:cs="Calibri"/>
        </w:rPr>
        <w:t>? — Acceptance Criteria</w:t>
      </w:r>
    </w:p>
    <w:p w:rsidRPr="00306329" w:rsidR="00814BE6" w:rsidRDefault="009A38B1" w14:paraId="49F787C2" w14:textId="77777777">
      <w:pPr>
        <w:pStyle w:val="Heading1"/>
        <w:shd w:val="clear" w:color="auto" w:fill="1F3864"/>
        <w:ind w:left="180"/>
        <w:rPr>
          <w:rFonts w:ascii="Calibri" w:hAnsi="Calibri" w:cs="Calibri"/>
        </w:rPr>
      </w:pPr>
      <w:r>
        <w:rPr>
          <w:rFonts w:ascii="Calibri" w:hAnsi="Calibri" w:cs="Calibri"/>
        </w:rPr>
        <w:t>2.  Story Structure at a Glance</w:t>
      </w:r>
    </w:p>
    <w:p w:rsidRPr="00306329" w:rsidR="00814BE6" w:rsidRDefault="00814BE6" w14:paraId="38200062" w14:textId="77777777">
      <w:pPr>
        <w:spacing w:before="60"/>
        <w:rPr>
          <w:rFonts w:ascii="Calibri" w:hAnsi="Calibri" w:cs="Calibri"/>
        </w:rPr>
      </w:pPr>
    </w:p>
    <w:p w:rsidRPr="00306329" w:rsidR="00814BE6" w:rsidRDefault="009A38B1" w14:paraId="3EBB8073" w14:textId="396BAB72">
      <w:pPr>
        <w:spacing w:before="40" w:after="60"/>
        <w:rPr>
          <w:rFonts w:ascii="Calibri" w:hAnsi="Calibri" w:cs="Calibri"/>
        </w:rPr>
      </w:pPr>
      <w:r>
        <w:rPr>
          <w:rFonts w:ascii="Calibri" w:hAnsi="Calibri" w:cs="Calibri"/>
        </w:rPr>
        <w:t>Each user story is composed of four mandatory components. All four must be completed and reviewed before a story is marked Ready for Development.</w:t>
      </w:r>
    </w:p>
    <w:p w:rsidRPr="00306329" w:rsidR="00814BE6" w:rsidRDefault="00814BE6" w14:paraId="3A3B953E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2692"/>
        <w:gridCol w:w="2687"/>
        <w:gridCol w:w="3396"/>
      </w:tblGrid>
      <w:tr w:rsidRPr="00306329" w:rsidR="00814BE6" w14:paraId="6DCA31BE" w14:textId="77777777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AD940B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B949A7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EF706A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Key Question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5C7D1D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Format</w:t>
            </w:r>
          </w:p>
        </w:tc>
      </w:tr>
      <w:tr w:rsidRPr="00306329" w:rsidR="00814BE6" w14:paraId="53A121DF" w14:textId="77777777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0E343E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9B0D4C1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Business Value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FDEAFC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Who needs it and why?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D0B3FF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color w:val="2E75B6"/>
              </w:rPr>
              <w:t>As a / I want / So that</w:t>
            </w:r>
          </w:p>
        </w:tc>
      </w:tr>
      <w:tr w:rsidRPr="00306329" w:rsidR="00814BE6" w14:paraId="0AB4E855" w14:textId="77777777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79D449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75E7516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Scope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DBE80F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What is affected?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0676C5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color w:val="2E75B6"/>
              </w:rPr>
              <w:t>Market + Workflow + GDS Reference</w:t>
            </w:r>
          </w:p>
        </w:tc>
      </w:tr>
      <w:tr w:rsidRPr="00306329" w:rsidR="00814BE6" w14:paraId="15A379B7" w14:textId="77777777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941AF5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7F15C40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Pre-requisites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16CD872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What must be true first?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7B8550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color w:val="2E75B6"/>
              </w:rPr>
              <w:t>Dependency list or 'None'</w:t>
            </w:r>
          </w:p>
        </w:tc>
      </w:tr>
      <w:tr w:rsidRPr="00306329" w:rsidR="00814BE6" w14:paraId="6CCC880F" w14:textId="77777777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B81187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294E698" w14:textId="163546EB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Verification/Acceptance Criteria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55F531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 will it be confirmed?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503C5E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color w:val="2E75B6"/>
              </w:rPr>
              <w:t>Plain-language test walkthrough</w:t>
            </w:r>
          </w:p>
        </w:tc>
      </w:tr>
    </w:tbl>
    <w:p w:rsidRPr="00306329" w:rsidR="00814BE6" w:rsidRDefault="009A38B1" w14:paraId="287081F3" w14:textId="77777777">
      <w:pPr>
        <w:pStyle w:val="Heading1"/>
        <w:shd w:val="clear" w:color="auto" w:fill="1F3864"/>
        <w:ind w:left="180"/>
        <w:rPr>
          <w:rFonts w:ascii="Calibri" w:hAnsi="Calibri" w:cs="Calibri"/>
        </w:rPr>
      </w:pPr>
      <w:r>
        <w:rPr>
          <w:rFonts w:ascii="Calibri" w:hAnsi="Calibri" w:cs="Calibri"/>
        </w:rPr>
        <w:t>3.  Component Detail</w:t>
      </w:r>
    </w:p>
    <w:p w:rsidRPr="00306329" w:rsidR="00814BE6" w:rsidRDefault="009A38B1" w14:paraId="58AA4433" w14:textId="77777777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3.1  Business Value</w:t>
      </w:r>
    </w:p>
    <w:p w:rsidRPr="009918B3" w:rsidR="009918B3" w:rsidP="009918B3" w:rsidRDefault="009918B3" w14:paraId="0D1A4839" w14:textId="77777777">
      <w:pPr>
        <w:spacing w:before="8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The Business Value statement explains </w:t>
      </w:r>
      <w:r>
        <w:rPr>
          <w:rFonts w:ascii="Calibri" w:hAnsi="Calibri" w:cs="Calibri"/>
          <w:b/>
          <w:bCs/>
        </w:rPr>
        <w:t>who</w:t>
      </w:r>
      <w:r>
        <w:rPr>
          <w:rFonts w:ascii="Calibri" w:hAnsi="Calibri" w:cs="Calibri"/>
        </w:rPr>
        <w:t xml:space="preserve"> needs something, </w:t>
      </w:r>
      <w:r>
        <w:rPr>
          <w:rFonts w:ascii="Calibri" w:hAnsi="Calibri" w:cs="Calibri"/>
          <w:b/>
          <w:bCs/>
        </w:rPr>
        <w:t>what</w:t>
      </w:r>
      <w:r>
        <w:rPr>
          <w:rFonts w:ascii="Calibri" w:hAnsi="Calibri" w:cs="Calibri"/>
        </w:rPr>
        <w:t xml:space="preserve"> they need, and </w:t>
      </w:r>
      <w:r>
        <w:rPr>
          <w:rFonts w:ascii="Calibri" w:hAnsi="Calibri" w:cs="Calibri"/>
          <w:b/>
          <w:bCs/>
        </w:rPr>
        <w:t>why</w:t>
      </w:r>
      <w:r>
        <w:rPr>
          <w:rFonts w:ascii="Calibri" w:hAnsi="Calibri" w:cs="Calibri"/>
        </w:rPr>
        <w:t xml:space="preserve"> it matters. It should be completed before any other part of the story.</w:t>
      </w:r>
    </w:p>
    <w:p w:rsidRPr="00306329" w:rsidR="00814BE6" w:rsidRDefault="00814BE6" w14:paraId="2BEB9A82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Pr="00306329" w:rsidR="00814BE6" w14:paraId="5348343B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893395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Clause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30C2084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Guidance</w:t>
            </w:r>
          </w:p>
        </w:tc>
      </w:tr>
      <w:tr w:rsidRPr="00306329" w:rsidR="00814BE6" w14:paraId="535967DD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40891D4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As a [role]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7CF360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the specific persona or system role — never a generic 'user'. Use the exact role name that maps to your system's access model (e.g., Finance Admin, Ops Manager, GDS Agent, Procurement Lead).</w:t>
            </w:r>
          </w:p>
        </w:tc>
      </w:tr>
      <w:tr w:rsidRPr="00306329" w:rsidR="00814BE6" w14:paraId="7021891C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7F26CA4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I want to [goal]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0D6BDD" w14:paraId="1A3EA3E0" w14:textId="5C00C992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Describe the capability or outcome needed. Focus on </w:t>
            </w:r>
            <w:r>
              <w:rPr>
                <w:rFonts w:ascii="Calibri" w:hAnsi="Calibri" w:cs="Calibri"/>
                <w:b/>
                <w:bCs/>
              </w:rPr>
              <w:t>what</w:t>
            </w:r>
            <w:r>
              <w:rPr>
                <w:rFonts w:ascii="Calibri" w:hAnsi="Calibri" w:cs="Calibri"/>
              </w:rPr>
              <w:t xml:space="preserve"> needs to be achieved, not </w:t>
            </w:r>
            <w:r>
              <w:rPr>
                <w:rFonts w:ascii="Calibri" w:hAnsi="Calibri" w:cs="Calibri"/>
                <w:b/>
                <w:bCs/>
              </w:rPr>
              <w:t>how</w:t>
            </w:r>
            <w:r>
              <w:rPr>
                <w:rFonts w:ascii="Calibri" w:hAnsi="Calibri" w:cs="Calibri"/>
              </w:rPr>
              <w:t xml:space="preserve"> it is done. Avoid references to screens, buttons, or other UI elements.</w:t>
            </w:r>
          </w:p>
        </w:tc>
      </w:tr>
      <w:tr w:rsidRPr="00306329" w:rsidR="00814BE6" w14:paraId="440B4A9E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195F4F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So that [reason]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0E3F3C4" w14:textId="7C08D241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Articulate the business outcome or value delivered. If the value cannot be clearly explained, discuss the story further with the Product Owner.</w:t>
            </w:r>
          </w:p>
        </w:tc>
      </w:tr>
    </w:tbl>
    <w:p w:rsidRPr="00306329" w:rsidR="00814BE6" w:rsidRDefault="00814BE6" w14:paraId="003A73E2" w14:textId="77777777">
      <w:pPr>
        <w:spacing w:before="10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Pr="00306329" w:rsidR="00814BE6" w14:paraId="4F39C63E" w14:textId="77777777"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7A58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D7C53EE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8"/>
                <w:szCs w:val="18"/>
              </w:rPr>
              <w:t>✅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Good Example</w:t>
            </w:r>
          </w:p>
        </w:tc>
        <w:tc>
          <w:tcPr>
            <w:tcW w:w="8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1F2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0F0C8E" w:rsidP="000F0C8E" w:rsidRDefault="000F0C8E" w14:paraId="65026F59" w14:textId="77777777">
            <w:pPr>
              <w:spacing w:before="40" w:after="60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As a Travel Counselor,</w:t>
            </w:r>
          </w:p>
          <w:p w:rsidRPr="00306329" w:rsidR="000F0C8E" w:rsidP="000F0C8E" w:rsidRDefault="000F0C8E" w14:paraId="29768A11" w14:textId="77777777">
            <w:pPr>
              <w:spacing w:before="40" w:after="60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I want all forms of payment added to the PNR to include an asterisk,</w:t>
            </w:r>
          </w:p>
          <w:p w:rsidRPr="00306329" w:rsidR="00814BE6" w:rsidP="000F0C8E" w:rsidRDefault="000F0C8E" w14:paraId="05ACBF76" w14:textId="439B74C2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So that ticketing can be completed successfully without errors.</w:t>
            </w:r>
          </w:p>
        </w:tc>
      </w:tr>
    </w:tbl>
    <w:p w:rsidRPr="00306329" w:rsidR="00814BE6" w:rsidRDefault="00814BE6" w14:paraId="76771116" w14:textId="77777777">
      <w:pPr>
        <w:spacing w:before="6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Pr="00306329" w:rsidR="00814BE6" w14:paraId="7371CBD6" w14:textId="77777777"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9322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0D76DA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8"/>
                <w:szCs w:val="18"/>
              </w:rPr>
              <w:t>❌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Avoid</w:t>
            </w:r>
          </w:p>
        </w:tc>
        <w:tc>
          <w:tcPr>
            <w:tcW w:w="8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D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0F0C8E" w:rsidP="000F0C8E" w:rsidRDefault="000F0C8E" w14:paraId="6EC5A8F0" w14:textId="45D4F946">
            <w:pPr>
              <w:spacing w:before="40" w:after="60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As a user,</w:t>
            </w:r>
          </w:p>
          <w:p w:rsidRPr="00306329" w:rsidR="000F0C8E" w:rsidP="000F0C8E" w:rsidRDefault="000F0C8E" w14:paraId="2FEEF87F" w14:textId="77777777">
            <w:pPr>
              <w:spacing w:before="40" w:after="60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I want all forms of payment added to the PNR to include an asterisk,</w:t>
            </w:r>
          </w:p>
          <w:p w:rsidRPr="00306329" w:rsidR="00814BE6" w:rsidP="000F0C8E" w:rsidRDefault="000F0C8E" w14:paraId="739698D3" w14:textId="7DBFFCF8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So that ticketing can be completed successfully without errors.</w:t>
            </w:r>
          </w:p>
        </w:tc>
      </w:tr>
    </w:tbl>
    <w:p w:rsidRPr="00306329" w:rsidR="00814BE6" w:rsidRDefault="009A38B1" w14:paraId="47CC1FF8" w14:textId="77777777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3.2  Scope</w:t>
      </w:r>
    </w:p>
    <w:p w:rsidRPr="00306329" w:rsidR="00814BE6" w:rsidRDefault="00814BE6" w14:paraId="7CF35803" w14:textId="77777777">
      <w:pPr>
        <w:spacing w:before="60"/>
        <w:rPr>
          <w:rFonts w:ascii="Calibri" w:hAnsi="Calibri" w:cs="Calibri"/>
        </w:rPr>
      </w:pPr>
    </w:p>
    <w:p w:rsidRPr="00306329" w:rsidR="00814BE6" w:rsidRDefault="009A38B1" w14:paraId="1E847303" w14:textId="027DCF88">
      <w:pPr>
        <w:spacing w:before="40" w:after="60"/>
        <w:rPr>
          <w:rFonts w:ascii="Calibri" w:hAnsi="Calibri" w:cs="Calibri"/>
        </w:rPr>
      </w:pPr>
      <w:r>
        <w:rPr>
          <w:rFonts w:ascii="Calibri" w:hAnsi="Calibri" w:cs="Calibri"/>
        </w:rPr>
        <w:t>Scope defines the story's boundaries — markets, workflow, and GDS entities affected — so developers, QA, and stakeholders share the same understanding before work begins.</w:t>
      </w:r>
    </w:p>
    <w:p w:rsidRPr="00306329" w:rsidR="00814BE6" w:rsidRDefault="00814BE6" w14:paraId="5A3D00BF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Pr="00306329" w:rsidR="00814BE6" w14:paraId="19CA5B6B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152843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Scope Element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5A804B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What to Document</w:t>
            </w:r>
          </w:p>
        </w:tc>
      </w:tr>
      <w:tr w:rsidRPr="00306329" w:rsidR="00814BE6" w14:paraId="0D2D8328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321D76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Market(s) Affected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451B22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List every market, region, or business unit this story applies to. If it applies globally, state 'All Markets' explicitly. If market-specific business rules apply, describe them here — not in the AC.</w:t>
            </w:r>
          </w:p>
        </w:tc>
      </w:tr>
      <w:tr w:rsidRPr="00306329" w:rsidR="00814BE6" w14:paraId="2B39A2C5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60D43F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Workflow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5F60C10" w14:textId="09B6D252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Identify the business process this story sits within. Reference the workflow name and ID as documented in your process maps </w:t>
            </w:r>
            <w:r>
              <w:rPr>
                <w:rFonts w:ascii="Calibri" w:hAnsi="Calibri" w:cs="Calibri"/>
              </w:rPr>
              <w:lastRenderedPageBreak/>
              <w:t>(e.g., New Booking Workflow, Fees Workflow). This ties the story to your process library.</w:t>
            </w:r>
          </w:p>
        </w:tc>
      </w:tr>
      <w:tr w:rsidRPr="00306329" w:rsidR="00814BE6" w14:paraId="07DE8121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D263B0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lastRenderedPageBreak/>
              <w:t>GDS Reference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EB4599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Specify the Global Data Standard entities, fields, or rules that this story touches. This creates traceability from feature to data model and feeds directly into intent generation.</w:t>
            </w:r>
          </w:p>
        </w:tc>
      </w:tr>
    </w:tbl>
    <w:p w:rsidRPr="00306329" w:rsidR="00814BE6" w:rsidRDefault="00814BE6" w14:paraId="7E0C7F17" w14:textId="77777777">
      <w:pPr>
        <w:spacing w:before="10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306329" w:rsidR="00814BE6" w14:paraId="51613A4D" w14:textId="77777777"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07486B9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Scope Example</w:t>
            </w:r>
          </w:p>
        </w:tc>
      </w:tr>
      <w:tr w:rsidRPr="00306329" w:rsidR="00814BE6" w14:paraId="24DA8649" w14:textId="77777777"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A0686AC" w14:textId="15A1E3C1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Market(s) Affected: </w:t>
            </w:r>
            <w:r>
              <w:rPr>
                <w:rFonts w:ascii="Calibri" w:hAnsi="Calibri" w:cs="Calibri"/>
              </w:rPr>
              <w:t>Global, EMEA, APAC, UK, Ireland</w:t>
            </w:r>
          </w:p>
          <w:p w:rsidRPr="00306329" w:rsidR="00814BE6" w:rsidRDefault="009A38B1" w14:paraId="07694124" w14:textId="4F21148E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Workflow: </w:t>
            </w:r>
            <w:r>
              <w:rPr>
                <w:rFonts w:ascii="Calibri" w:hAnsi="Calibri" w:cs="Calibri"/>
              </w:rPr>
              <w:t>New Booking, Amend Booking, Send itin, Cancel Booking, Price Tracking</w:t>
            </w:r>
          </w:p>
          <w:p w:rsidRPr="00306329" w:rsidR="00814BE6" w:rsidRDefault="009A38B1" w14:paraId="6BF4AE95" w14:textId="7CFE5FE3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 xml:space="preserve">GDS Reference: </w:t>
            </w:r>
            <w:r>
              <w:rPr>
                <w:rFonts w:ascii="Calibri" w:hAnsi="Calibri" w:cs="Calibri"/>
              </w:rPr>
              <w:t>1A (Amadeus), 1S (Sabre)</w:t>
            </w:r>
          </w:p>
        </w:tc>
      </w:tr>
    </w:tbl>
    <w:p w:rsidRPr="00306329" w:rsidR="00814BE6" w:rsidRDefault="00814BE6" w14:paraId="6E5E779B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Pr="00306329" w:rsidR="00814BE6" w14:paraId="2EE6535F" w14:textId="77777777"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91F746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8"/>
                <w:szCs w:val="18"/>
              </w:rPr>
              <w:t>📌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Note</w:t>
            </w:r>
          </w:p>
        </w:tc>
        <w:tc>
          <w:tcPr>
            <w:tcW w:w="8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6C0D635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Never leave Scope blank. If the story is unrestricted, explicitly write 'All Markets / Global'. Unstated scope becomes assumed scope — a leading cause of scope creep.</w:t>
            </w:r>
          </w:p>
        </w:tc>
      </w:tr>
    </w:tbl>
    <w:p w:rsidRPr="00306329" w:rsidR="00814BE6" w:rsidRDefault="009A38B1" w14:paraId="41BE551D" w14:textId="77777777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3.3  Pre-requisites</w:t>
      </w:r>
    </w:p>
    <w:p w:rsidRPr="00306329" w:rsidR="00814BE6" w:rsidRDefault="00814BE6" w14:paraId="3DD407B0" w14:textId="77777777">
      <w:pPr>
        <w:spacing w:before="60"/>
        <w:rPr>
          <w:rFonts w:ascii="Calibri" w:hAnsi="Calibri" w:cs="Calibri"/>
        </w:rPr>
      </w:pPr>
    </w:p>
    <w:p w:rsidRPr="00306329" w:rsidR="00814BE6" w:rsidRDefault="009A38B1" w14:paraId="0A37AFBA" w14:textId="77777777">
      <w:pPr>
        <w:spacing w:before="40" w:after="60"/>
        <w:rPr>
          <w:rFonts w:ascii="Calibri" w:hAnsi="Calibri" w:cs="Calibri"/>
        </w:rPr>
      </w:pPr>
      <w:r>
        <w:rPr>
          <w:rFonts w:ascii="Calibri" w:hAnsi="Calibri" w:cs="Calibri"/>
        </w:rPr>
        <w:t>Pre-requisites capture every dependency that must be in place before development or testing can begin. They are identified during refinement — not discovered mid-sprint.</w:t>
      </w:r>
    </w:p>
    <w:p w:rsidRPr="00306329" w:rsidR="00814BE6" w:rsidRDefault="00814BE6" w14:paraId="155D1C4F" w14:textId="77777777">
      <w:pPr>
        <w:spacing w:before="60"/>
        <w:rPr>
          <w:rFonts w:ascii="Calibri" w:hAnsi="Calibri" w:cs="Calibri"/>
        </w:rPr>
      </w:pPr>
    </w:p>
    <w:p w:rsidRPr="00306329" w:rsidR="00814BE6" w:rsidRDefault="009A38B1" w14:paraId="3013BCD8" w14:textId="77777777">
      <w:pPr>
        <w:spacing w:before="40" w:after="60"/>
        <w:rPr>
          <w:rFonts w:ascii="Calibri" w:hAnsi="Calibri" w:cs="Calibri"/>
        </w:rPr>
      </w:pPr>
      <w:r>
        <w:rPr>
          <w:rFonts w:ascii="Calibri" w:hAnsi="Calibri" w:cs="Calibri"/>
        </w:rPr>
        <w:t>Include a pre-requisite when any of the following apply:</w:t>
      </w:r>
    </w:p>
    <w:p w:rsidRPr="00306329" w:rsidR="00814BE6" w:rsidRDefault="009A38B1" w14:paraId="00408284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Another story or feature must be completed and deployed first</w:t>
      </w:r>
    </w:p>
    <w:p w:rsidRPr="00306329" w:rsidR="00814BE6" w:rsidRDefault="009A38B1" w14:paraId="45DB9F7A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Specific data, configuration, or environment setup is required</w:t>
      </w:r>
    </w:p>
    <w:p w:rsidRPr="00306329" w:rsidR="00814BE6" w:rsidRDefault="009A38B1" w14:paraId="1581D488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 role, permission, or access level must already exist in the system</w:t>
      </w:r>
    </w:p>
    <w:p w:rsidRPr="00306329" w:rsidR="00814BE6" w:rsidRDefault="009A38B1" w14:paraId="30C312AA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An upstream API, integration, or service must be available in the target environment</w:t>
      </w:r>
    </w:p>
    <w:p w:rsidRPr="00306329" w:rsidR="00814BE6" w:rsidRDefault="009A38B1" w14:paraId="46AFD282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 business rule, policy decision, or legal sign-off is pending</w:t>
      </w:r>
    </w:p>
    <w:p w:rsidRPr="00306329" w:rsidR="00814BE6" w:rsidRDefault="00814BE6" w14:paraId="622B9B64" w14:textId="77777777">
      <w:pPr>
        <w:spacing w:before="10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Pr="00306329" w:rsidR="00814BE6" w14:paraId="1AB44500" w14:textId="77777777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DF5472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Pre-requisite Type</w:t>
            </w:r>
          </w:p>
        </w:tc>
        <w:tc>
          <w:tcPr>
            <w:tcW w:w="6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5B8B995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</w:tr>
      <w:tr w:rsidRPr="00306329" w:rsidR="00814BE6" w14:paraId="542F9956" w14:textId="77777777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0C7C980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Story dependency</w:t>
            </w:r>
          </w:p>
        </w:tc>
        <w:tc>
          <w:tcPr>
            <w:tcW w:w="6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B89E55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US-3901 (Vendor Code Setup) must be completed and deployed to UAT.</w:t>
            </w:r>
          </w:p>
        </w:tc>
      </w:tr>
      <w:tr w:rsidRPr="00306329" w:rsidR="00814BE6" w14:paraId="1245F4AF" w14:textId="77777777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11A5F92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Data / config</w:t>
            </w:r>
          </w:p>
        </w:tc>
        <w:tc>
          <w:tcPr>
            <w:tcW w:w="6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7F0B56" w14:paraId="2BD12A06" w14:textId="76DFE2FA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Service Option "PEX - Use Amadeus Web Service" is set to YES</w:t>
            </w:r>
          </w:p>
        </w:tc>
      </w:tr>
      <w:tr w:rsidRPr="00306329" w:rsidR="00814BE6" w14:paraId="7E2E699A" w14:textId="77777777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0C8A28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Role / access</w:t>
            </w:r>
          </w:p>
        </w:tc>
        <w:tc>
          <w:tcPr>
            <w:tcW w:w="6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C0F334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Finance Admin role must be configured with export permissions in the IAM system.</w:t>
            </w:r>
          </w:p>
        </w:tc>
      </w:tr>
      <w:tr w:rsidRPr="00306329" w:rsidR="00814BE6" w14:paraId="4A7B8F1C" w14:textId="77777777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5963819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lastRenderedPageBreak/>
              <w:t>Integration</w:t>
            </w:r>
          </w:p>
        </w:tc>
        <w:tc>
          <w:tcPr>
            <w:tcW w:w="6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EF2FA5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DocuSign API v3 endpoint must be active and accessible in the target environment.</w:t>
            </w:r>
          </w:p>
        </w:tc>
      </w:tr>
      <w:tr w:rsidRPr="00306329" w:rsidR="00814BE6" w14:paraId="7A43F3DC" w14:textId="77777777"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12E1066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Decision pending</w:t>
            </w:r>
          </w:p>
        </w:tc>
        <w:tc>
          <w:tcPr>
            <w:tcW w:w="6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F37C9C2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Legal approval on data retention policy required before Acceptance Criteria are finalised.</w:t>
            </w:r>
          </w:p>
        </w:tc>
      </w:tr>
    </w:tbl>
    <w:p w:rsidRPr="00306329" w:rsidR="00814BE6" w:rsidRDefault="00814BE6" w14:paraId="1BEF492B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Pr="00306329" w:rsidR="00814BE6" w14:paraId="7AC2DC49" w14:textId="77777777"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5D6AF0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18"/>
                <w:szCs w:val="18"/>
              </w:rPr>
              <w:t>📌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Note</w:t>
            </w:r>
          </w:p>
        </w:tc>
        <w:tc>
          <w:tcPr>
            <w:tcW w:w="8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8060A3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If there are no pre-requisites, write 'None identified at this time' — never leave this field blank or omit the section entirely.</w:t>
            </w:r>
          </w:p>
        </w:tc>
      </w:tr>
    </w:tbl>
    <w:p w:rsidRPr="00306329" w:rsidR="00814BE6" w:rsidRDefault="009A38B1" w14:paraId="601CC29C" w14:textId="0D59CDFB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3.4  Acceptance Criteria</w:t>
      </w:r>
    </w:p>
    <w:p w:rsidRPr="00306329" w:rsidR="00814BE6" w:rsidRDefault="00814BE6" w14:paraId="4A62C9B7" w14:textId="77777777">
      <w:pPr>
        <w:spacing w:before="60"/>
        <w:rPr>
          <w:rFonts w:ascii="Calibri" w:hAnsi="Calibri" w:cs="Calibri"/>
        </w:rPr>
      </w:pPr>
    </w:p>
    <w:p w:rsidRPr="00B9644D" w:rsidR="00B9644D" w:rsidP="00B9644D" w:rsidRDefault="00B9644D" w14:paraId="090EA54E" w14:textId="6362758B">
      <w:pPr>
        <w:spacing w:before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  <w:b/>
          <w:bCs/>
        </w:rPr>
        <w:t>Acceptance Criteria</w:t>
      </w:r>
      <w:r>
        <w:rPr>
          <w:rFonts w:ascii="Calibri" w:hAnsi="Calibri" w:cs="Calibri"/>
        </w:rPr>
        <w:t xml:space="preserve"> describes how the solution will be validated against the business need, giving BAs and QA a clear, end-to-end view of expected behavior without needing further clarification.</w:t>
      </w:r>
    </w:p>
    <w:p w:rsidR="00114286" w:rsidRDefault="00114286" w14:paraId="3A5B669F" w14:textId="77777777">
      <w:pPr>
        <w:spacing w:before="60"/>
        <w:rPr>
          <w:rFonts w:ascii="Calibri" w:hAnsi="Calibri" w:cs="Calibri"/>
        </w:rPr>
      </w:pPr>
    </w:p>
    <w:p w:rsidRPr="00306329" w:rsidR="00814BE6" w:rsidRDefault="00B9644D" w14:paraId="412D0DCA" w14:textId="5287AF42">
      <w:pPr>
        <w:spacing w:before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Acceptance Criteria </w:t>
      </w:r>
      <w:proofErr w:type="gramStart"/>
      <w:r>
        <w:rPr>
          <w:rFonts w:ascii="Calibri" w:hAnsi="Calibri" w:cs="Calibri"/>
        </w:rPr>
        <w:t>serve</w:t>
      </w:r>
      <w:proofErr w:type="gramEnd"/>
      <w:r>
        <w:rPr>
          <w:rFonts w:ascii="Calibri" w:hAnsi="Calibri" w:cs="Calibri"/>
        </w:rPr>
        <w:t xml:space="preserve"> as the shared understanding between </w:t>
      </w:r>
      <w:r>
        <w:rPr>
          <w:rFonts w:ascii="Calibri" w:hAnsi="Calibri" w:cs="Calibri"/>
          <w:b/>
          <w:bCs/>
        </w:rPr>
        <w:t>Business, Development, and QA</w:t>
      </w:r>
      <w:r>
        <w:rPr>
          <w:rFonts w:ascii="Calibri" w:hAnsi="Calibri" w:cs="Calibri"/>
        </w:rPr>
        <w:t xml:space="preserve"> of what must be delivered for the story to be considered complete.</w:t>
      </w:r>
    </w:p>
    <w:p w:rsidR="00114286" w:rsidP="00114286" w:rsidRDefault="00114286" w14:paraId="00A9AAB1" w14:textId="77777777">
      <w:pPr>
        <w:spacing w:before="100"/>
        <w:rPr>
          <w:rFonts w:ascii="Calibri" w:hAnsi="Calibri" w:cs="Calibri"/>
          <w:b/>
          <w:bCs/>
        </w:rPr>
      </w:pPr>
    </w:p>
    <w:p w:rsidRPr="00114286" w:rsidR="00114286" w:rsidP="00114286" w:rsidRDefault="00114286" w14:paraId="0EE99684" w14:textId="6A169D9E">
      <w:pPr>
        <w:spacing w:before="100"/>
        <w:rPr>
          <w:rFonts w:ascii="Calibri" w:hAnsi="Calibri" w:cs="Calibri"/>
        </w:rPr>
      </w:pPr>
      <w:r w:rsidRPr="00114286">
        <w:rPr>
          <w:rFonts w:ascii="Calibri" w:hAnsi="Calibri" w:cs="Calibri"/>
        </w:rPr>
        <w:t>Acceptance Criteria are the only validation section required in the story. Test scenarios, QA test cases, and Given/When/Then scripts should not be included as separate sections unless specifically requested by the team.</w:t>
      </w:r>
    </w:p>
    <w:p w:rsidR="000E0F70" w:rsidP="00726FB8" w:rsidRDefault="000E0F70" w14:paraId="28E945BB" w14:textId="77777777">
      <w:pPr>
        <w:spacing w:before="100"/>
        <w:rPr>
          <w:rFonts w:ascii="Calibri" w:hAnsi="Calibri" w:cs="Calibri"/>
          <w:b/>
          <w:bCs/>
        </w:rPr>
      </w:pPr>
    </w:p>
    <w:p w:rsidRPr="00726FB8" w:rsidR="00726FB8" w:rsidP="00726FB8" w:rsidRDefault="004B1094" w14:paraId="3A6CD32E" w14:textId="225B7020">
      <w:pPr>
        <w:spacing w:before="10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Acceptance Criteria Section Should:</w:t>
      </w:r>
    </w:p>
    <w:p w:rsidRPr="000E0F70" w:rsidR="00E00026" w:rsidP="00E00026" w:rsidRDefault="00E00026" w14:paraId="23C3BC10" w14:textId="168CFDB8">
      <w:pPr>
        <w:pStyle w:val="ListParagraph"/>
        <w:numPr>
          <w:ilvl w:val="0"/>
          <w:numId w:val="8"/>
        </w:numPr>
        <w:spacing w:before="100"/>
        <w:rPr>
          <w:rFonts w:ascii="Calibri" w:hAnsi="Calibri" w:cs="Calibri"/>
          <w:color w:val="auto"/>
        </w:rPr>
      </w:pPr>
      <w:r w:rsidRPr="000E0F70">
        <w:rPr>
          <w:rFonts w:ascii="Calibri" w:hAnsi="Calibri" w:cs="Calibri"/>
          <w:color w:val="auto"/>
        </w:rPr>
        <w:t xml:space="preserve">Clearly define the conditions that must be met for the story to be accepted. </w:t>
      </w:r>
    </w:p>
    <w:p w:rsidRPr="000E0F70" w:rsidR="00E00026" w:rsidP="00E00026" w:rsidRDefault="00E00026" w14:paraId="271275C6" w14:textId="543B3726">
      <w:pPr>
        <w:pStyle w:val="ListParagraph"/>
        <w:numPr>
          <w:ilvl w:val="0"/>
          <w:numId w:val="8"/>
        </w:numPr>
        <w:spacing w:before="100"/>
        <w:rPr>
          <w:rFonts w:ascii="Calibri" w:hAnsi="Calibri" w:cs="Calibri"/>
          <w:color w:val="auto"/>
        </w:rPr>
      </w:pPr>
      <w:r w:rsidRPr="000E0F70">
        <w:rPr>
          <w:rFonts w:ascii="Calibri" w:hAnsi="Calibri" w:cs="Calibri"/>
          <w:color w:val="auto"/>
        </w:rPr>
        <w:t xml:space="preserve">Focus on observable and measurable outcomes. </w:t>
      </w:r>
    </w:p>
    <w:p w:rsidRPr="000E0F70" w:rsidR="00E00026" w:rsidP="00E00026" w:rsidRDefault="00E00026" w14:paraId="0A3CFD1B" w14:textId="2CE27FCD">
      <w:pPr>
        <w:pStyle w:val="ListParagraph"/>
        <w:numPr>
          <w:ilvl w:val="0"/>
          <w:numId w:val="8"/>
        </w:numPr>
        <w:spacing w:before="100"/>
        <w:rPr>
          <w:rFonts w:ascii="Calibri" w:hAnsi="Calibri" w:cs="Calibri"/>
          <w:color w:val="auto"/>
        </w:rPr>
      </w:pPr>
      <w:r w:rsidRPr="000E0F70">
        <w:rPr>
          <w:rFonts w:ascii="Calibri" w:hAnsi="Calibri" w:cs="Calibri"/>
          <w:color w:val="auto"/>
        </w:rPr>
        <w:t xml:space="preserve">Describe expected system behavior in business terms. </w:t>
      </w:r>
    </w:p>
    <w:p w:rsidRPr="000E0F70" w:rsidR="00E00026" w:rsidP="00E00026" w:rsidRDefault="00E00026" w14:paraId="60C6B5EB" w14:textId="7F166AFA">
      <w:pPr>
        <w:pStyle w:val="ListParagraph"/>
        <w:numPr>
          <w:ilvl w:val="0"/>
          <w:numId w:val="8"/>
        </w:numPr>
        <w:spacing w:before="100"/>
        <w:rPr>
          <w:rFonts w:ascii="Calibri" w:hAnsi="Calibri" w:cs="Calibri"/>
          <w:color w:val="auto"/>
        </w:rPr>
      </w:pPr>
      <w:r w:rsidRPr="000E0F70">
        <w:rPr>
          <w:rFonts w:ascii="Calibri" w:hAnsi="Calibri" w:cs="Calibri"/>
          <w:color w:val="auto"/>
        </w:rPr>
        <w:t xml:space="preserve">Be specific, unambiguous, and testable. </w:t>
      </w:r>
    </w:p>
    <w:p w:rsidRPr="000E0F70" w:rsidR="00E00026" w:rsidP="00E00026" w:rsidRDefault="00E00026" w14:paraId="423DF2A7" w14:textId="631EF16D">
      <w:pPr>
        <w:pStyle w:val="ListParagraph"/>
        <w:numPr>
          <w:ilvl w:val="0"/>
          <w:numId w:val="8"/>
        </w:numPr>
        <w:spacing w:before="100"/>
        <w:rPr>
          <w:rFonts w:ascii="Calibri" w:hAnsi="Calibri" w:cs="Calibri"/>
          <w:color w:val="auto"/>
        </w:rPr>
      </w:pPr>
      <w:r w:rsidRPr="000E0F70">
        <w:rPr>
          <w:rFonts w:ascii="Calibri" w:hAnsi="Calibri" w:cs="Calibri"/>
          <w:color w:val="auto"/>
        </w:rPr>
        <w:t xml:space="preserve">Cover both successful and exception scenarios where applicable. </w:t>
      </w:r>
    </w:p>
    <w:p w:rsidRPr="000E0F70" w:rsidR="00E00026" w:rsidP="00E00026" w:rsidRDefault="00E00026" w14:paraId="5D92DB4A" w14:textId="7F2A97DB">
      <w:pPr>
        <w:pStyle w:val="ListParagraph"/>
        <w:numPr>
          <w:ilvl w:val="0"/>
          <w:numId w:val="8"/>
        </w:numPr>
        <w:spacing w:before="100"/>
        <w:rPr>
          <w:rFonts w:ascii="Calibri" w:hAnsi="Calibri" w:cs="Calibri"/>
          <w:color w:val="auto"/>
        </w:rPr>
      </w:pPr>
      <w:r w:rsidRPr="000E0F70">
        <w:rPr>
          <w:rFonts w:ascii="Calibri" w:hAnsi="Calibri" w:cs="Calibri"/>
          <w:color w:val="auto"/>
        </w:rPr>
        <w:t>Enable QA to validate the feature without needing additional explanation from the BA.</w:t>
      </w:r>
    </w:p>
    <w:p w:rsidRPr="00153DD4" w:rsidR="00153DD4" w:rsidP="00153DD4" w:rsidRDefault="004B1094" w14:paraId="3F985EC6" w14:textId="1FC0C0F9">
      <w:pPr>
        <w:spacing w:before="10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Acceptance Criteria Should Not:</w:t>
      </w:r>
    </w:p>
    <w:p w:rsidRPr="000E0F70" w:rsidR="00153DD4" w:rsidP="00153DD4" w:rsidRDefault="00153DD4" w14:paraId="5378A10E" w14:textId="378FCA94">
      <w:pPr>
        <w:numPr>
          <w:ilvl w:val="0"/>
          <w:numId w:val="9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Describe technical implementation details.</w:t>
      </w:r>
    </w:p>
    <w:p w:rsidRPr="000E0F70" w:rsidR="00153DD4" w:rsidP="00153DD4" w:rsidRDefault="00153DD4" w14:paraId="55C768BB" w14:textId="77777777">
      <w:pPr>
        <w:numPr>
          <w:ilvl w:val="0"/>
          <w:numId w:val="9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Specify how developers should build the solution.</w:t>
      </w:r>
    </w:p>
    <w:p w:rsidRPr="000E0F70" w:rsidR="00153DD4" w:rsidP="00153DD4" w:rsidRDefault="00153DD4" w14:paraId="5E09B52F" w14:textId="77777777">
      <w:pPr>
        <w:numPr>
          <w:ilvl w:val="0"/>
          <w:numId w:val="9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Contain vague statements such as "works as expected" or "system functions correctly."</w:t>
      </w:r>
    </w:p>
    <w:p w:rsidRPr="000E0F70" w:rsidR="00153DD4" w:rsidP="00153DD4" w:rsidRDefault="00153DD4" w14:paraId="3578B174" w14:textId="77777777">
      <w:pPr>
        <w:numPr>
          <w:ilvl w:val="0"/>
          <w:numId w:val="9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Duplicate information already captured in design or technical documentation.</w:t>
      </w:r>
    </w:p>
    <w:p w:rsidR="000E0F70" w:rsidP="00153DD4" w:rsidRDefault="000E0F70" w14:paraId="5A27A544" w14:textId="77777777">
      <w:pPr>
        <w:spacing w:before="100"/>
        <w:rPr>
          <w:rFonts w:ascii="Calibri" w:hAnsi="Calibri" w:cs="Calibri"/>
          <w:b/>
          <w:bCs/>
        </w:rPr>
      </w:pPr>
    </w:p>
    <w:p w:rsidRPr="00153DD4" w:rsidR="00153DD4" w:rsidP="00153DD4" w:rsidRDefault="00153DD4" w14:paraId="54DB2525" w14:textId="1824E310">
      <w:pPr>
        <w:spacing w:before="10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Writing Guidelines</w:t>
      </w:r>
    </w:p>
    <w:p w:rsidRPr="00153DD4" w:rsidR="00153DD4" w:rsidP="00153DD4" w:rsidRDefault="00153DD4" w14:paraId="762CDFDE" w14:textId="77777777">
      <w:pPr>
        <w:spacing w:before="100"/>
        <w:rPr>
          <w:rFonts w:ascii="Calibri" w:hAnsi="Calibri" w:cs="Calibri"/>
        </w:rPr>
      </w:pPr>
      <w:r>
        <w:rPr>
          <w:rFonts w:ascii="Calibri" w:hAnsi="Calibri" w:cs="Calibri"/>
        </w:rPr>
        <w:t>When writing Acceptance Criteria:</w:t>
      </w:r>
    </w:p>
    <w:p w:rsidRPr="000E0F70" w:rsidR="00153DD4" w:rsidP="00153DD4" w:rsidRDefault="00153DD4" w14:paraId="32954947" w14:textId="77777777">
      <w:pPr>
        <w:numPr>
          <w:ilvl w:val="0"/>
          <w:numId w:val="10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Write from the user's perspective.</w:t>
      </w:r>
    </w:p>
    <w:p w:rsidRPr="000E0F70" w:rsidR="00153DD4" w:rsidP="00153DD4" w:rsidRDefault="00153DD4" w14:paraId="2428E590" w14:textId="77777777">
      <w:pPr>
        <w:numPr>
          <w:ilvl w:val="0"/>
          <w:numId w:val="10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lastRenderedPageBreak/>
        <w:t>Use clear and concise language.</w:t>
      </w:r>
    </w:p>
    <w:p w:rsidRPr="000E0F70" w:rsidR="00153DD4" w:rsidP="00153DD4" w:rsidRDefault="00153DD4" w14:paraId="4FFB84B4" w14:textId="77777777">
      <w:pPr>
        <w:numPr>
          <w:ilvl w:val="0"/>
          <w:numId w:val="10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Describe the trigger, action, and expected result.</w:t>
      </w:r>
    </w:p>
    <w:p w:rsidRPr="000E0F70" w:rsidR="00153DD4" w:rsidP="00153DD4" w:rsidRDefault="00153DD4" w14:paraId="7F1EBA7D" w14:textId="77777777">
      <w:pPr>
        <w:numPr>
          <w:ilvl w:val="0"/>
          <w:numId w:val="10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Ensure each criterion can be independently tested.</w:t>
      </w:r>
    </w:p>
    <w:p w:rsidRPr="000E0F70" w:rsidR="00153DD4" w:rsidP="00153DD4" w:rsidRDefault="00153DD4" w14:paraId="58E54A17" w14:textId="77777777">
      <w:pPr>
        <w:numPr>
          <w:ilvl w:val="0"/>
          <w:numId w:val="10"/>
        </w:numPr>
        <w:spacing w:before="100"/>
        <w:rPr>
          <w:rFonts w:ascii="Calibri" w:hAnsi="Calibri" w:cs="Calibri"/>
          <w:sz w:val="20"/>
          <w:szCs w:val="20"/>
        </w:rPr>
      </w:pPr>
      <w:r w:rsidRPr="000E0F70">
        <w:rPr>
          <w:rFonts w:ascii="Calibri" w:hAnsi="Calibri" w:cs="Calibri"/>
          <w:sz w:val="20"/>
          <w:szCs w:val="20"/>
        </w:rPr>
        <w:t>Focus on outcomes rather than system design.</w:t>
      </w:r>
    </w:p>
    <w:p w:rsidRPr="00306329" w:rsidR="00153DD4" w:rsidRDefault="00153DD4" w14:paraId="12F8D337" w14:textId="77777777">
      <w:pPr>
        <w:spacing w:before="10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306329" w:rsidR="00814BE6" w14:paraId="50734F5C" w14:textId="77777777"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BD72E1" w14:paraId="1EE84A33" w14:textId="31BAD1BF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User Story with Acceptance Criteria Example</w:t>
            </w:r>
          </w:p>
        </w:tc>
      </w:tr>
      <w:tr w:rsidRPr="00306329" w:rsidR="00814BE6" w14:paraId="7BB50364" w14:textId="77777777"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961F9D" w:rsidR="00961F9D" w:rsidP="00961F9D" w:rsidRDefault="00961F9D" w14:paraId="2DB5A2C9" w14:textId="77777777">
            <w:pPr>
              <w:spacing w:before="100" w:beforeAutospacing="1" w:after="100" w:afterAutospacing="1" w:line="300" w:lineRule="atLeas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As a </w:t>
            </w:r>
            <w:r>
              <w:rPr>
                <w:rFonts w:ascii="Calibri" w:hAnsi="Calibri" w:cs="Calibri"/>
                <w:sz w:val="21"/>
                <w:szCs w:val="21"/>
              </w:rPr>
              <w:t>Travel Counselor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,</w:t>
            </w:r>
            <w:r>
              <w:rPr>
                <w:rFonts w:ascii="Calibri" w:hAnsi="Calibri" w:cs="Calibri"/>
                <w:sz w:val="21"/>
                <w:szCs w:val="21"/>
              </w:rPr>
              <w:br/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I want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all forms of payment added to the PNR to include an asterisk,</w:t>
            </w:r>
            <w:r>
              <w:rPr>
                <w:rFonts w:ascii="Calibri" w:hAnsi="Calibri" w:cs="Calibri"/>
                <w:sz w:val="21"/>
                <w:szCs w:val="21"/>
              </w:rPr>
              <w:br/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So that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ticketing can be completed successfully without errors.</w:t>
            </w:r>
          </w:p>
          <w:p w:rsidRPr="00961F9D" w:rsidR="00961F9D" w:rsidP="00961F9D" w:rsidRDefault="00961F9D" w14:paraId="2C32B7E3" w14:textId="77777777">
            <w:pPr>
              <w:spacing w:before="100" w:beforeAutospacing="1" w:after="100" w:afterAutospacing="1" w:line="300" w:lineRule="atLeast"/>
              <w:outlineLvl w:val="2"/>
              <w:rPr>
                <w:rFonts w:ascii="Calibri" w:hAnsi="Calibri" w:cs="Calibri"/>
                <w:b/>
                <w:bCs/>
                <w:sz w:val="27"/>
                <w:szCs w:val="27"/>
              </w:rPr>
            </w:pPr>
            <w:r>
              <w:rPr>
                <w:rFonts w:ascii="Calibri" w:hAnsi="Calibri" w:cs="Calibri"/>
                <w:b/>
                <w:bCs/>
                <w:sz w:val="27"/>
                <w:szCs w:val="27"/>
              </w:rPr>
              <w:t>Verification / Acceptance Criteria</w:t>
            </w:r>
          </w:p>
          <w:p w:rsidRPr="00961F9D" w:rsidR="00961F9D" w:rsidP="00961F9D" w:rsidRDefault="00961F9D" w14:paraId="30C54227" w14:textId="77777777">
            <w:pPr>
              <w:numPr>
                <w:ilvl w:val="0"/>
                <w:numId w:val="11"/>
              </w:numPr>
              <w:spacing w:before="100" w:beforeAutospacing="1" w:after="100" w:afterAutospacing="1" w:line="300" w:lineRule="atLeas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When a form of payment is added to a PNR, the payment entry includes an asterisk (*).</w:t>
            </w:r>
          </w:p>
          <w:p w:rsidRPr="00961F9D" w:rsidR="00961F9D" w:rsidP="00961F9D" w:rsidRDefault="00961F9D" w14:paraId="1A879EF9" w14:textId="77777777">
            <w:pPr>
              <w:numPr>
                <w:ilvl w:val="0"/>
                <w:numId w:val="11"/>
              </w:numPr>
              <w:spacing w:before="100" w:beforeAutospacing="1" w:after="100" w:afterAutospacing="1" w:line="300" w:lineRule="atLeas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The asterisk is displayed for all supported forms of payment.</w:t>
            </w:r>
          </w:p>
          <w:p w:rsidRPr="00961F9D" w:rsidR="00961F9D" w:rsidP="00961F9D" w:rsidRDefault="00961F9D" w14:paraId="5FEA70E6" w14:textId="77777777">
            <w:pPr>
              <w:numPr>
                <w:ilvl w:val="0"/>
                <w:numId w:val="11"/>
              </w:numPr>
              <w:spacing w:before="100" w:beforeAutospacing="1" w:after="100" w:afterAutospacing="1" w:line="300" w:lineRule="atLeas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Users can successfully complete ticketing when payment information includes the required asterisk.</w:t>
            </w:r>
          </w:p>
          <w:p w:rsidRPr="00961F9D" w:rsidR="00961F9D" w:rsidP="00961F9D" w:rsidRDefault="00961F9D" w14:paraId="3FFA1B78" w14:textId="77777777">
            <w:pPr>
              <w:numPr>
                <w:ilvl w:val="0"/>
                <w:numId w:val="11"/>
              </w:numPr>
              <w:spacing w:before="100" w:beforeAutospacing="1" w:after="100" w:afterAutospacing="1" w:line="300" w:lineRule="atLeas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Existing ticketing functionality continues to work as expected after the change.</w:t>
            </w:r>
          </w:p>
          <w:p w:rsidRPr="00961F9D" w:rsidR="00814BE6" w:rsidP="00961F9D" w:rsidRDefault="00961F9D" w14:paraId="38750106" w14:textId="37595D8A">
            <w:pPr>
              <w:numPr>
                <w:ilvl w:val="0"/>
                <w:numId w:val="11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If multiple forms of payment are added, each payment entry includes an asterisk.</w:t>
            </w:r>
          </w:p>
        </w:tc>
      </w:tr>
    </w:tbl>
    <w:p w:rsidRPr="00306329" w:rsidR="00814BE6" w:rsidP="008E5431" w:rsidRDefault="009A38B1" w14:paraId="37863763" w14:textId="77777777">
      <w:pPr>
        <w:pStyle w:val="Heading1"/>
        <w:shd w:val="clear" w:color="auto" w:fill="1F3864"/>
        <w:rPr>
          <w:rFonts w:ascii="Calibri" w:hAnsi="Calibri" w:cs="Calibri"/>
        </w:rPr>
      </w:pPr>
      <w:r>
        <w:rPr>
          <w:rFonts w:ascii="Calibri" w:hAnsi="Calibri" w:cs="Calibri"/>
        </w:rPr>
        <w:t>4.  Complete Story Template</w:t>
      </w:r>
    </w:p>
    <w:p w:rsidRPr="00306329" w:rsidR="00814BE6" w:rsidRDefault="00814BE6" w14:paraId="330793A7" w14:textId="77777777">
      <w:pPr>
        <w:spacing w:before="60"/>
        <w:rPr>
          <w:rFonts w:ascii="Calibri" w:hAnsi="Calibri" w:cs="Calibri"/>
        </w:rPr>
      </w:pPr>
    </w:p>
    <w:p w:rsidRPr="00306329" w:rsidR="00814BE6" w:rsidRDefault="009A38B1" w14:paraId="44B83A78" w14:textId="77777777">
      <w:pPr>
        <w:spacing w:before="40" w:after="60"/>
        <w:rPr>
          <w:rFonts w:ascii="Calibri" w:hAnsi="Calibri" w:cs="Calibri"/>
        </w:rPr>
      </w:pPr>
      <w:r>
        <w:rPr>
          <w:rFonts w:ascii="Calibri" w:hAnsi="Calibri" w:cs="Calibri"/>
        </w:rPr>
        <w:t>Use this template for every story. All fields are mandatory. Stories submitted with missing fields will be returned to the BA for completion before refinement.</w:t>
      </w:r>
    </w:p>
    <w:p w:rsidRPr="00306329" w:rsidR="00814BE6" w:rsidRDefault="00814BE6" w14:paraId="6AA7EE66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Pr="00306329" w:rsidR="00814BE6" w14:paraId="3F799BA0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771B2F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FEBADD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Content</w:t>
            </w:r>
          </w:p>
        </w:tc>
      </w:tr>
      <w:tr w:rsidRPr="00306329" w:rsidR="00814BE6" w14:paraId="7EC8C8FE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09F8C90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Title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3E04BC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Short imperative title — e.g., 'Export Approved PO to PDF'</w:t>
            </w:r>
          </w:p>
        </w:tc>
      </w:tr>
      <w:tr w:rsidRPr="00306329" w:rsidR="00814BE6" w14:paraId="0A7BEB9B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7D3AA16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As a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E310AE7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[Specific Role / Persona — not 'user']</w:t>
            </w:r>
          </w:p>
        </w:tc>
      </w:tr>
      <w:tr w:rsidRPr="00306329" w:rsidR="00814BE6" w14:paraId="61FE4F7C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F0A48D0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I want to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898338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[Verb + Object — capability, not UI action]</w:t>
            </w:r>
          </w:p>
        </w:tc>
      </w:tr>
      <w:tr w:rsidRPr="00306329" w:rsidR="00814BE6" w14:paraId="56BACD32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43C28C7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So that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2F5473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[Measurable business outcome or value]</w:t>
            </w:r>
          </w:p>
        </w:tc>
      </w:tr>
      <w:tr w:rsidRPr="00306329" w:rsidR="00814BE6" w14:paraId="588CB3F4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75ECF6E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Market(s) Affected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B4887C0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[Market name(s) or 'All Markets / Global']</w:t>
            </w:r>
          </w:p>
        </w:tc>
      </w:tr>
      <w:tr w:rsidRPr="00306329" w:rsidR="00814BE6" w14:paraId="40EAB1E5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8E0845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Workflow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842ACC4" w14:textId="7170FBF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[Workflow name]</w:t>
            </w:r>
          </w:p>
        </w:tc>
      </w:tr>
      <w:tr w:rsidRPr="00306329" w:rsidR="00814BE6" w14:paraId="29BF344D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6B77E1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GDS Reference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86D721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[GDS entity/field IDs]</w:t>
            </w:r>
          </w:p>
        </w:tc>
      </w:tr>
      <w:tr w:rsidRPr="00306329" w:rsidR="00814BE6" w14:paraId="57271FD5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746342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lastRenderedPageBreak/>
              <w:t>Pre-requisites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B4CAA1E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[Dependency list — or 'None identified at this time']</w:t>
            </w:r>
          </w:p>
        </w:tc>
      </w:tr>
      <w:tr w:rsidRPr="00306329" w:rsidR="00814BE6" w14:paraId="5CE0B714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816D1" w14:paraId="12FD0D8A" w14:textId="2D55E229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3864"/>
              </w:rPr>
              <w:t>Acceptance Criteria</w:t>
            </w:r>
          </w:p>
        </w:tc>
        <w:tc>
          <w:tcPr>
            <w:tcW w:w="6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0FD34D6" w14:textId="585F13CE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</w:t>
            </w:r>
            <w:r w:rsidRPr="00114286" w:rsidR="00114286">
              <w:rPr>
                <w:rFonts w:ascii="Calibri" w:hAnsi="Calibri" w:cs="Calibri"/>
              </w:rPr>
              <w:t>Plain-language verification statements. Do not create separate Test Scenarios, Test Cases, Test Scripts, or BDD/Gherkin sections unless explicitly requested.</w:t>
            </w:r>
            <w:r>
              <w:rPr>
                <w:rFonts w:ascii="Calibri" w:hAnsi="Calibri" w:cs="Calibri"/>
              </w:rPr>
              <w:t>]</w:t>
            </w:r>
          </w:p>
        </w:tc>
      </w:tr>
    </w:tbl>
    <w:p w:rsidRPr="00306329" w:rsidR="00814BE6" w:rsidRDefault="00814BE6" w14:paraId="0AC42CF2" w14:textId="77777777">
      <w:pPr>
        <w:spacing w:before="160"/>
        <w:rPr>
          <w:rFonts w:ascii="Calibri" w:hAnsi="Calibri" w:cs="Calibri"/>
        </w:rPr>
      </w:pPr>
    </w:p>
    <w:p w:rsidRPr="00306329" w:rsidR="00814BE6" w:rsidRDefault="009A38B1" w14:paraId="22FCF44B" w14:textId="77777777">
      <w:pPr>
        <w:pStyle w:val="Heading1"/>
        <w:shd w:val="clear" w:color="auto" w:fill="1F3864"/>
        <w:ind w:left="180"/>
        <w:rPr>
          <w:rFonts w:ascii="Calibri" w:hAnsi="Calibri" w:cs="Calibri"/>
        </w:rPr>
      </w:pPr>
      <w:r>
        <w:rPr>
          <w:rFonts w:ascii="Calibri" w:hAnsi="Calibri" w:cs="Calibri"/>
        </w:rPr>
        <w:t>5.  Best Practices</w:t>
      </w:r>
    </w:p>
    <w:p w:rsidRPr="00306329" w:rsidR="00814BE6" w:rsidRDefault="009A38B1" w14:paraId="45097114" w14:textId="77777777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5.1  Business Value</w:t>
      </w:r>
    </w:p>
    <w:p w:rsidRPr="00306329" w:rsidR="00814BE6" w:rsidRDefault="009A38B1" w14:paraId="1643DEFD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Always name a specific role — 'user' is not a valid persona.</w:t>
      </w:r>
    </w:p>
    <w:p w:rsidRPr="00306329" w:rsidR="00814BE6" w:rsidRDefault="009A38B1" w14:paraId="44CE57C4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Write the goal as a capability (what), not a UI interaction (how).</w:t>
      </w:r>
    </w:p>
    <w:p w:rsidRPr="00306329" w:rsidR="00814BE6" w:rsidRDefault="009A38B1" w14:paraId="3B09DB76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If the 'So that' clause is hard to complete, escalate to the Product Owner — the story may lack business justification.</w:t>
      </w:r>
    </w:p>
    <w:p w:rsidRPr="00306329" w:rsidR="00814BE6" w:rsidRDefault="009A38B1" w14:paraId="04350EDE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One story = one primary goal. If two distinct goals emerge, split into two stories.</w:t>
      </w:r>
    </w:p>
    <w:p w:rsidRPr="00306329" w:rsidR="00814BE6" w:rsidRDefault="009A38B1" w14:paraId="02881BB1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Avoid technical implementation language in the Business Value — it belongs in the dev notes or design doc.</w:t>
      </w:r>
    </w:p>
    <w:p w:rsidRPr="00306329" w:rsidR="00814BE6" w:rsidRDefault="009A38B1" w14:paraId="66BE2236" w14:textId="77777777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5.2  Scope</w:t>
      </w:r>
    </w:p>
    <w:p w:rsidRPr="00306329" w:rsidR="00814BE6" w:rsidRDefault="009A38B1" w14:paraId="27334DEE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Never assume scope — document it explicitly, even when it seems self-evident.</w:t>
      </w:r>
    </w:p>
    <w:p w:rsidRPr="00306329" w:rsidR="00814BE6" w:rsidRDefault="009A38B1" w14:paraId="764174E8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When a story is market-specific, tag it in the backlog tool so QA can configure the correct environment.</w:t>
      </w:r>
    </w:p>
    <w:p w:rsidRPr="00306329" w:rsidR="00814BE6" w:rsidRDefault="009A38B1" w14:paraId="482ED321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Always reference the GDS entity — it supports intent generation and data model traceability.</w:t>
      </w:r>
    </w:p>
    <w:p w:rsidRPr="00306329" w:rsidR="00814BE6" w:rsidRDefault="009A38B1" w14:paraId="476673BA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If a workflow ID does not exist, work with the process owner to create one before the story enters refinement.</w:t>
      </w:r>
    </w:p>
    <w:p w:rsidRPr="00306329" w:rsidR="00814BE6" w:rsidRDefault="009A38B1" w14:paraId="40727F23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Use 'All Markets / Global' explicitly rather than leaving Market blank.</w:t>
      </w:r>
    </w:p>
    <w:p w:rsidRPr="00306329" w:rsidR="00814BE6" w:rsidRDefault="009A38B1" w14:paraId="0132DC2E" w14:textId="77777777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5.3  Pre-requisites</w:t>
      </w:r>
    </w:p>
    <w:p w:rsidRPr="00306329" w:rsidR="00814BE6" w:rsidRDefault="009A38B1" w14:paraId="17357235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Review pre-requisites at every sprint refinement — dependencies evolve as the backlog changes.</w:t>
      </w:r>
    </w:p>
    <w:p w:rsidRPr="00306329" w:rsidR="00814BE6" w:rsidRDefault="009A38B1" w14:paraId="786B1625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Flag decision-pending pre-requisites to the Product Owner immediately — they are sprint blockers.</w:t>
      </w:r>
    </w:p>
    <w:p w:rsidRPr="00306329" w:rsidR="00814BE6" w:rsidRDefault="009A38B1" w14:paraId="3F3D8C4E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Link story IDs for story-level dependencies in your backlog tool (e.g., Jira 'Blocked By' field).</w:t>
      </w:r>
    </w:p>
    <w:p w:rsidRPr="00306329" w:rsidR="00814BE6" w:rsidRDefault="009A38B1" w14:paraId="373C5C23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Never assume an environment or integration exists — verify availability before the story is refined.</w:t>
      </w:r>
    </w:p>
    <w:p w:rsidRPr="00306329" w:rsidR="00814BE6" w:rsidRDefault="009A38B1" w14:paraId="2F6791DC" w14:textId="7FA493C7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r>
        <w:rPr>
          <w:rFonts w:ascii="Calibri" w:hAnsi="Calibri" w:cs="Calibri"/>
        </w:rPr>
        <w:t>5.4  Acceptance Criteria</w:t>
      </w:r>
    </w:p>
    <w:p w:rsidRPr="00306329" w:rsidR="00814BE6" w:rsidRDefault="009A38B1" w14:paraId="3353674F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Write Verification as if the reader has never seen the story before.</w:t>
      </w:r>
    </w:p>
    <w:p w:rsidRPr="00306329" w:rsidR="00814BE6" w:rsidRDefault="009A38B1" w14:paraId="555E9333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Avoid referencing specific UI element names that may change during development.</w:t>
      </w:r>
    </w:p>
    <w:p w:rsidRPr="00306329" w:rsidR="00814BE6" w:rsidRDefault="009A38B1" w14:paraId="2841FDF2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Verification must be executable against a staging or UAT environment with real or representative data.</w:t>
      </w:r>
    </w:p>
    <w:p w:rsidRPr="00306329" w:rsidR="00814BE6" w:rsidRDefault="009A38B1" w14:paraId="3E0FB7EB" w14:textId="482DD0B1">
      <w:pPr>
        <w:pStyle w:val="Heading2"/>
        <w:pBdr>
          <w:bottom w:val="single" w:color="2E75B6" w:sz="6" w:space="1"/>
        </w:pBd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5.5  General</w:t>
      </w:r>
      <w:proofErr w:type="gramEnd"/>
      <w:r>
        <w:rPr>
          <w:rFonts w:ascii="Calibri" w:hAnsi="Calibri" w:cs="Calibri"/>
        </w:rPr>
        <w:t xml:space="preserve"> Story Quality</w:t>
      </w:r>
    </w:p>
    <w:p w:rsidRPr="00306329" w:rsidR="00814BE6" w:rsidRDefault="009A38B1" w14:paraId="7C0F7B7F" w14:textId="04E25545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 story is not ready for development until all components are complete, accurate, and peer-reviewed.</w:t>
      </w:r>
    </w:p>
    <w:p w:rsidRPr="00306329" w:rsidR="00814BE6" w:rsidRDefault="009A38B1" w14:paraId="7901C220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Stories must be self-contained — a developer must understand the full requirement without verbal context.</w:t>
      </w:r>
    </w:p>
    <w:p w:rsidRPr="00306329" w:rsidR="00814BE6" w:rsidRDefault="009A38B1" w14:paraId="538143BA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Apply the INVEST test: Independent, Negotiable, Valuable, Estimable, Small, Testable.</w:t>
      </w:r>
    </w:p>
    <w:p w:rsidRPr="00306329" w:rsidR="00814BE6" w:rsidRDefault="009A38B1" w14:paraId="21102B63" w14:textId="151510C3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Use backlog labels or tags to categorize stories by market, workflow, and GDS entity for filtering and reporting.</w:t>
      </w:r>
    </w:p>
    <w:p w:rsidRPr="00306329" w:rsidR="00814BE6" w:rsidRDefault="009A38B1" w14:paraId="045D2F43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After delivery, update the AC pass/fail status in your backlog tool to support sprint retrospectives and reporting.</w:t>
      </w:r>
    </w:p>
    <w:p w:rsidRPr="00306329" w:rsidR="00814BE6" w:rsidRDefault="009A38B1" w14:paraId="05EADCF5" w14:textId="77777777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>
        <w:rPr>
          <w:rFonts w:ascii="Calibri" w:hAnsi="Calibri" w:cs="Calibri"/>
        </w:rPr>
        <w:t>Review stories with the dev lead during refinement — not just during planning. Early feedback prevents rework.</w:t>
      </w:r>
    </w:p>
    <w:p w:rsidRPr="00306329" w:rsidR="00814BE6" w:rsidRDefault="00814BE6" w14:paraId="1E2B5EA6" w14:textId="77777777">
      <w:pPr>
        <w:spacing w:before="160"/>
        <w:rPr>
          <w:rFonts w:ascii="Calibri" w:hAnsi="Calibri" w:cs="Calibri"/>
        </w:rPr>
      </w:pPr>
    </w:p>
    <w:p w:rsidRPr="00306329" w:rsidR="00814BE6" w:rsidRDefault="009A38B1" w14:paraId="00DAD043" w14:textId="77777777">
      <w:pPr>
        <w:pStyle w:val="Heading1"/>
        <w:shd w:val="clear" w:color="auto" w:fill="1F3864"/>
        <w:ind w:left="180"/>
        <w:rPr>
          <w:rFonts w:ascii="Calibri" w:hAnsi="Calibri" w:cs="Calibri"/>
        </w:rPr>
      </w:pPr>
      <w:r>
        <w:rPr>
          <w:rFonts w:ascii="Calibri" w:hAnsi="Calibri" w:cs="Calibri"/>
        </w:rPr>
        <w:t>6.  Common Pitfalls &amp; How to Fix Them</w:t>
      </w:r>
    </w:p>
    <w:p w:rsidRPr="00306329" w:rsidR="00814BE6" w:rsidRDefault="00814BE6" w14:paraId="65745887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Pr="00306329" w:rsidR="00814BE6" w14:paraId="1624845E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B752A1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Pitfall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8DD24CE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Why It Causes Problems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6D9A1E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How to Fix It</w:t>
            </w:r>
          </w:p>
        </w:tc>
      </w:tr>
      <w:tr w:rsidRPr="00306329" w:rsidR="00814BE6" w14:paraId="691891CA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1F6CA37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Generic persona ('As a user')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3B85F12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Dev and QA cannot determine who is authorised, what context applies, or which permissions to test.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1F2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3240D22" w14:textId="226989D1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Use the exact system role: TX Counselor, Client Implementation team, Finance admin, Project team</w:t>
            </w:r>
          </w:p>
        </w:tc>
      </w:tr>
      <w:tr w:rsidRPr="00306329" w:rsidR="00814BE6" w14:paraId="2A01565B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E9DD450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UI-bound goal ('click the button')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7E6EA6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Intent becomes obsolete when UI changes; cannot be used for intent generation.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0EDD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0BBA6F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Describe the capability: 'export the report' — not the interaction.</w:t>
            </w:r>
          </w:p>
        </w:tc>
      </w:tr>
      <w:tr w:rsidRPr="00306329" w:rsidR="00814BE6" w14:paraId="17D0FE98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05AA7DE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Weak 'So that' clause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0E6BC14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Story lacks clear justification; cannot be prioritised or measured for business value.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1F2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ECA093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If the value isn't clear, hold the story and escalate to the Product Owner.</w:t>
            </w:r>
          </w:p>
        </w:tc>
      </w:tr>
      <w:tr w:rsidRPr="00306329" w:rsidR="00814BE6" w14:paraId="3AC190FF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7C3CA3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Scope left blank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D32BDD9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Dev assumes all markets and workflows; risk of unintended scope creep in production.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0EDD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EA9FFA7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Always document scope — even 'All Markets / Global' must be stated explicitly.</w:t>
            </w:r>
          </w:p>
        </w:tc>
      </w:tr>
      <w:tr w:rsidRPr="00306329" w:rsidR="00814BE6" w14:paraId="7E91683F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EE44C9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GDS not referenced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75C3C44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No data traceability; blocks intent generation; causes rework during integration testing.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1F2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880C1A2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Identify and link at least one GDS entity or field ID before refinement.</w:t>
            </w:r>
          </w:p>
        </w:tc>
      </w:tr>
      <w:tr w:rsidRPr="00306329" w:rsidR="00814BE6" w14:paraId="31CA76E3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B59379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Pre-requisites found mid-sprint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8B67BB1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Story is blocked during the sprint; causes team disruption and velocity loss.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0EDD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BB3F4FE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Run a dependency check at refinement. Never assume environment or data availability.</w:t>
            </w:r>
          </w:p>
        </w:tc>
      </w:tr>
      <w:tr w:rsidRPr="00306329" w:rsidR="00814BE6" w14:paraId="493B32FC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F3FA84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Verification skipped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828508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QA has no walkthrough; testers must interpret AC without a testing narrative.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1F2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DA68B50" w14:textId="0C614DAA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Always write a plain-language test walkthrough covering positive</w:t>
            </w:r>
            <w:r w:rsidR="00287D5E">
              <w:rPr>
                <w:rFonts w:ascii="Calibri" w:hAnsi="Calibri" w:cs="Calibri"/>
                <w:sz w:val="19"/>
                <w:szCs w:val="19"/>
              </w:rPr>
              <w:t xml:space="preserve"> path. Add negative path when applicable or required</w:t>
            </w:r>
            <w:r>
              <w:rPr>
                <w:rFonts w:ascii="Calibri" w:hAnsi="Calibri" w:cs="Calibri"/>
                <w:sz w:val="19"/>
                <w:szCs w:val="19"/>
              </w:rPr>
              <w:t>.</w:t>
            </w:r>
          </w:p>
        </w:tc>
      </w:tr>
      <w:tr w:rsidRPr="00306329" w:rsidR="00814BE6" w14:paraId="10F03736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F1FCCD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AC describes implementation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202C93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Ties QA to a specific technical approach that may change during development.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0EDD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FED62B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The outcome should describe what the user observes — not how the system builds it.</w:t>
            </w:r>
          </w:p>
        </w:tc>
      </w:tr>
      <w:tr w:rsidRPr="00306329" w:rsidR="00814BE6" w14:paraId="761569AF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0223F5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Vague outcome statement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CE5AFE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'Works correctly' or 'displays properly' cannot be tested or failed.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0EDD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29AC21C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Be specific: name the field, message, file, status, or system action.</w:t>
            </w:r>
          </w:p>
        </w:tc>
      </w:tr>
      <w:tr w:rsidRPr="00306329" w:rsidR="00814BE6" w14:paraId="7133EAAA" w14:textId="77777777"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E8463A6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>Story written after dev starts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7EFA18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Developer interprets scope without formal guidance; AC becomes a retro exercise.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1F2E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F15C504" w14:textId="20ABF769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</w:rPr>
              <w:t>All four components must be signed off before sprint planning — no exceptions.</w:t>
            </w:r>
          </w:p>
        </w:tc>
      </w:tr>
    </w:tbl>
    <w:p w:rsidRPr="00306329" w:rsidR="00814BE6" w:rsidRDefault="00814BE6" w14:paraId="6FBE6F25" w14:textId="77777777">
      <w:pPr>
        <w:spacing w:before="160"/>
        <w:rPr>
          <w:rFonts w:ascii="Calibri" w:hAnsi="Calibri" w:cs="Calibri"/>
        </w:rPr>
      </w:pPr>
    </w:p>
    <w:p w:rsidRPr="00306329" w:rsidR="00814BE6" w:rsidRDefault="009A38B1" w14:paraId="77BAD427" w14:textId="77777777">
      <w:pPr>
        <w:pStyle w:val="Heading1"/>
        <w:shd w:val="clear" w:color="auto" w:fill="1F3864"/>
        <w:ind w:left="180"/>
        <w:rPr>
          <w:rFonts w:ascii="Calibri" w:hAnsi="Calibri" w:cs="Calibri"/>
        </w:rPr>
      </w:pPr>
      <w:r>
        <w:rPr>
          <w:rFonts w:ascii="Calibri" w:hAnsi="Calibri" w:cs="Calibri"/>
        </w:rPr>
        <w:t>7.  Story Readiness Checklist</w:t>
      </w:r>
    </w:p>
    <w:p w:rsidRPr="00306329" w:rsidR="00814BE6" w:rsidRDefault="00814BE6" w14:paraId="5569C3CB" w14:textId="77777777">
      <w:pPr>
        <w:spacing w:before="60"/>
        <w:rPr>
          <w:rFonts w:ascii="Calibri" w:hAnsi="Calibri" w:cs="Calibri"/>
        </w:rPr>
      </w:pPr>
    </w:p>
    <w:p w:rsidRPr="00306329" w:rsidR="00814BE6" w:rsidRDefault="009A38B1" w14:paraId="558924AD" w14:textId="77777777">
      <w:pPr>
        <w:spacing w:before="40" w:after="60"/>
        <w:rPr>
          <w:rFonts w:ascii="Calibri" w:hAnsi="Calibri" w:cs="Calibri"/>
        </w:rPr>
      </w:pPr>
      <w:r>
        <w:rPr>
          <w:rFonts w:ascii="Calibri" w:hAnsi="Calibri" w:cs="Calibri"/>
        </w:rPr>
        <w:t>Complete this checklist before marking any story as Ready for Development. Stories that fail any item must be updated before entering the sprint.</w:t>
      </w:r>
    </w:p>
    <w:p w:rsidRPr="00306329" w:rsidR="00814BE6" w:rsidRDefault="00814BE6" w14:paraId="0950EA33" w14:textId="77777777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Pr="00306329" w:rsidR="00814BE6" w14:paraId="595FDB03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03568D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Segoe UI Symbol" w:hAnsi="Segoe UI Symbol" w:cs="Segoe UI Symbol"/>
                <w:b/>
                <w:bCs/>
                <w:color w:val="FFFFFF"/>
              </w:rPr>
              <w:t>☐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C03D06E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Readiness Check</w:t>
            </w:r>
          </w:p>
        </w:tc>
      </w:tr>
      <w:tr w:rsidRPr="00306329" w:rsidR="00814BE6" w14:paraId="5E6E2E69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D61DC27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E47AABF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 Value — Persona is a specific named role (not 'user' or 'admin').</w:t>
            </w:r>
          </w:p>
        </w:tc>
      </w:tr>
      <w:tr w:rsidRPr="00306329" w:rsidR="00814BE6" w14:paraId="216E2110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3F767DB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558241D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 Value — 'I want to' describes a capability, not a UI element.</w:t>
            </w:r>
          </w:p>
        </w:tc>
      </w:tr>
      <w:tr w:rsidRPr="00306329" w:rsidR="00814BE6" w14:paraId="3AFB9680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18F722F4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5C04B0B2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 Value — 'So that' articulates a clear and measurable business outcome.</w:t>
            </w:r>
          </w:p>
        </w:tc>
      </w:tr>
      <w:tr w:rsidRPr="00306329" w:rsidR="00814BE6" w14:paraId="2A481AB4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0C96D50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A737479" w14:textId="70DA4F71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Scope — Market(s) are explicitly named or stated as 'Global'.</w:t>
            </w:r>
          </w:p>
        </w:tc>
      </w:tr>
      <w:tr w:rsidRPr="00306329" w:rsidR="00814BE6" w14:paraId="674BECCB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B352F94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26EFF7B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Scope — Workflow is named with a reference ID.</w:t>
            </w:r>
          </w:p>
        </w:tc>
      </w:tr>
      <w:tr w:rsidRPr="00306329" w:rsidR="00814BE6" w14:paraId="4A2CD8AA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66C82327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6F96F3A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Scope — At least one GDS entity or field is referenced.</w:t>
            </w:r>
          </w:p>
        </w:tc>
      </w:tr>
      <w:tr w:rsidRPr="00306329" w:rsidR="00814BE6" w14:paraId="4298AAF5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580CE5F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979D97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Pre-requisites — All dependencies are listed, or field states 'None identified at this time'.</w:t>
            </w:r>
          </w:p>
        </w:tc>
      </w:tr>
      <w:tr w:rsidRPr="00306329" w:rsidR="00814BE6" w14:paraId="2CE27930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5E35516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D443643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Pre-requisites — Story-level dependencies are linked in the backlog tool.</w:t>
            </w:r>
          </w:p>
        </w:tc>
      </w:tr>
      <w:tr w:rsidRPr="00306329" w:rsidR="00814BE6" w14:paraId="14721E2B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74FFFE8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2319161D" w14:textId="69B74CC0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Acceptance Criteria — A plain-language test walkthrough is provided.</w:t>
            </w:r>
          </w:p>
        </w:tc>
      </w:tr>
      <w:tr w:rsidRPr="00306329" w:rsidR="00814BE6" w14:paraId="58C42C0E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DF306E7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3F5C7368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Story is self-contained and requires no verbal context to understand.</w:t>
            </w:r>
          </w:p>
        </w:tc>
      </w:tr>
      <w:tr w:rsidRPr="00306329" w:rsidR="00814BE6" w14:paraId="04B3581F" w14:textId="77777777">
        <w:tc>
          <w:tcPr>
            <w:tcW w:w="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78DAF5AA" w14:textId="7777777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2E75B6"/>
              </w:rPr>
              <w:t>□</w:t>
            </w:r>
          </w:p>
        </w:tc>
        <w:tc>
          <w:tcPr>
            <w:tcW w:w="8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030F8022" w14:textId="77777777">
            <w:pPr>
              <w:spacing w:before="4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Story has been reviewed by the Product Owner and development lead.</w:t>
            </w:r>
          </w:p>
        </w:tc>
      </w:tr>
    </w:tbl>
    <w:p w:rsidRPr="00306329" w:rsidR="00814BE6" w:rsidRDefault="00814BE6" w14:paraId="6F48407A" w14:textId="77777777">
      <w:pPr>
        <w:spacing w:before="160"/>
        <w:rPr>
          <w:rFonts w:ascii="Calibri" w:hAnsi="Calibri" w:cs="Calibri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306329" w:rsidR="00814BE6" w14:paraId="4E6E5647" w14:textId="77777777"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306329" w:rsidR="00814BE6" w:rsidRDefault="009A38B1" w14:paraId="41DE8764" w14:textId="0D5DCCB3">
            <w:pPr>
              <w:spacing w:before="100" w:after="4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 2.0  •  BA Guild  •  Enterprise Internal Tools</w:t>
            </w:r>
          </w:p>
          <w:p w:rsidRPr="00306329" w:rsidR="00814BE6" w:rsidRDefault="009A38B1" w14:paraId="10FCD46F" w14:textId="77777777">
            <w:pPr>
              <w:spacing w:after="10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i/>
                <w:iCs/>
                <w:color w:val="D6E4F0"/>
                <w:sz w:val="16"/>
                <w:szCs w:val="16"/>
              </w:rPr>
              <w:t>For questions or updates, contact the BA Practice Lead.</w:t>
            </w:r>
          </w:p>
        </w:tc>
      </w:tr>
    </w:tbl>
    <w:p w:rsidRPr="00306329" w:rsidR="00720BB0" w:rsidRDefault="00720BB0" w14:paraId="79F0C538" w14:textId="77777777">
      <w:pPr>
        <w:rPr>
          <w:rFonts w:ascii="Calibri" w:hAnsi="Calibri" w:cs="Calibri"/>
        </w:rPr>
      </w:pPr>
    </w:p>
    <w:sectPr w:rsidRPr="00306329" w:rsidR="00720BB0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1FE8" w:rsidRDefault="00991FE8" w14:paraId="1638CE61" w14:textId="77777777">
      <w:r>
        <w:separator/>
      </w:r>
    </w:p>
  </w:endnote>
  <w:endnote w:type="continuationSeparator" w:id="0">
    <w:p w:rsidR="00991FE8" w:rsidRDefault="00991FE8" w14:paraId="1511D7B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BE6" w:rsidRDefault="009A38B1" w14:paraId="032CAFCE" w14:textId="2E475B14">
    <w:pPr>
      <w:pBdr>
        <w:top w:val="single" w:color="2E75B6" w:sz="4" w:space="1"/>
      </w:pBdr>
      <w:spacing w:before="80"/>
      <w:jc w:val="center"/>
    </w:pPr>
    <w:r>
      <w:rPr>
        <w:color w:val="AEB6BF"/>
        <w:sz w:val="16"/>
        <w:szCs w:val="16"/>
      </w:rPr>
      <w:t xml:space="preserve">BA </w:t>
    </w:r>
    <w:proofErr w:type="gramStart"/>
    <w:r>
      <w:rPr>
        <w:color w:val="AEB6BF"/>
        <w:sz w:val="16"/>
        <w:szCs w:val="16"/>
      </w:rPr>
      <w:t>Guild  •</w:t>
    </w:r>
    <w:proofErr w:type="gramEnd"/>
    <w:r>
      <w:rPr>
        <w:color w:val="AEB6BF"/>
        <w:sz w:val="16"/>
        <w:szCs w:val="16"/>
      </w:rPr>
      <w:t xml:space="preserve">  Internal Use </w:t>
    </w:r>
    <w:proofErr w:type="gramStart"/>
    <w:r>
      <w:rPr>
        <w:color w:val="AEB6BF"/>
        <w:sz w:val="16"/>
        <w:szCs w:val="16"/>
      </w:rPr>
      <w:t>Only  •</w:t>
    </w:r>
    <w:proofErr w:type="gramEnd"/>
    <w:ins w:author="BA Guide Review" w:date="2026-09-07T00:00:00Z" w:id="0">
      <w:r>
        <w:rPr>
          <w:color w:val="AEB6BF"/>
          <w:sz w:val="16"/>
          <w:szCs w:val="16"/>
        </w:rPr>
        <w:t xml:space="preserve">  Version 2.0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1FE8" w:rsidRDefault="00991FE8" w14:paraId="45C73297" w14:textId="77777777">
      <w:r>
        <w:separator/>
      </w:r>
    </w:p>
  </w:footnote>
  <w:footnote w:type="continuationSeparator" w:id="0">
    <w:p w:rsidR="00991FE8" w:rsidRDefault="00991FE8" w14:paraId="606EC9B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Pr="00306329" w:rsidR="00814BE6" w14:paraId="65171D8A" w14:textId="77777777">
      <w:tc>
        <w:tcPr>
          <w:tcW w:w="700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shd w:val="clear" w:color="auto" w:fill="1F3864"/>
          <w:tcMar>
            <w:top w:w="100" w:type="dxa"/>
            <w:left w:w="140" w:type="dxa"/>
            <w:bottom w:w="100" w:type="dxa"/>
            <w:right w:w="140" w:type="dxa"/>
          </w:tcMar>
        </w:tcPr>
        <w:p w:rsidRPr="00306329" w:rsidR="00814BE6" w:rsidRDefault="009A38B1" w14:paraId="665DB140" w14:textId="77777777">
          <w:pPr>
            <w:spacing w:before="40" w:after="60"/>
            <w:rPr>
              <w:rFonts w:ascii="Calibri" w:hAnsi="Calibri" w:cs="Calibri"/>
            </w:rPr>
          </w:pPr>
          <w:r w:rsidRPr="00306329">
            <w:rPr>
              <w:rFonts w:ascii="Calibri" w:hAnsi="Calibri" w:cs="Calibri"/>
              <w:b/>
              <w:bCs/>
              <w:color w:val="FFFFFF"/>
              <w:sz w:val="22"/>
              <w:szCs w:val="22"/>
            </w:rPr>
            <w:t>BA Guide: Writing User Stories</w:t>
          </w:r>
        </w:p>
      </w:tc>
      <w:tc>
        <w:tcPr>
          <w:tcW w:w="308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shd w:val="clear" w:color="auto" w:fill="1F3864"/>
          <w:tcMar>
            <w:top w:w="100" w:type="dxa"/>
            <w:left w:w="140" w:type="dxa"/>
            <w:bottom w:w="100" w:type="dxa"/>
            <w:right w:w="140" w:type="dxa"/>
          </w:tcMar>
        </w:tcPr>
        <w:p w:rsidRPr="00306329" w:rsidR="00814BE6" w:rsidRDefault="000365E6" w14:paraId="3365D7DE" w14:textId="12B42939">
          <w:pPr>
            <w:spacing w:before="40" w:after="60"/>
            <w:jc w:val="right"/>
            <w:rPr>
              <w:rFonts w:ascii="Calibri" w:hAnsi="Calibri" w:cs="Calibri"/>
            </w:rPr>
          </w:pPr>
          <w:r w:rsidRPr="00306329">
            <w:rPr>
              <w:rFonts w:ascii="Calibri" w:hAnsi="Calibri" w:cs="Calibri"/>
              <w:i/>
              <w:iCs/>
              <w:color w:val="D6E4F0"/>
              <w:sz w:val="18"/>
              <w:szCs w:val="18"/>
            </w:rPr>
            <w:t>Desktop Internal Tools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1C6"/>
    <w:multiLevelType w:val="hybridMultilevel"/>
    <w:tmpl w:val="52747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0828A5"/>
    <w:multiLevelType w:val="hybridMultilevel"/>
    <w:tmpl w:val="B398791E"/>
    <w:lvl w:ilvl="0" w:tplc="A7760A54">
      <w:numFmt w:val="bullet"/>
      <w:lvlText w:val="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1E1D50"/>
    <w:multiLevelType w:val="hybridMultilevel"/>
    <w:tmpl w:val="97922166"/>
    <w:lvl w:ilvl="0" w:tplc="A7760A54">
      <w:numFmt w:val="bullet"/>
      <w:lvlText w:val=""/>
      <w:lvlJc w:val="left"/>
      <w:pPr>
        <w:ind w:left="108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A5A1929"/>
    <w:multiLevelType w:val="multilevel"/>
    <w:tmpl w:val="FC9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381479B"/>
    <w:multiLevelType w:val="hybridMultilevel"/>
    <w:tmpl w:val="9EE8916A"/>
    <w:lvl w:ilvl="0" w:tplc="3B64BD8E">
      <w:start w:val="1"/>
      <w:numFmt w:val="bullet"/>
      <w:lvlText w:val="•"/>
      <w:lvlJc w:val="left"/>
      <w:pPr>
        <w:ind w:left="720" w:hanging="360"/>
      </w:pPr>
    </w:lvl>
    <w:lvl w:ilvl="1" w:tplc="868E9506">
      <w:start w:val="1"/>
      <w:numFmt w:val="bullet"/>
      <w:lvlText w:val="◦"/>
      <w:lvlJc w:val="left"/>
      <w:pPr>
        <w:ind w:left="1080" w:hanging="360"/>
      </w:pPr>
    </w:lvl>
    <w:lvl w:ilvl="2" w:tplc="716CC656">
      <w:numFmt w:val="decimal"/>
      <w:lvlText w:val=""/>
      <w:lvlJc w:val="left"/>
    </w:lvl>
    <w:lvl w:ilvl="3" w:tplc="6B7E1A08">
      <w:numFmt w:val="decimal"/>
      <w:lvlText w:val=""/>
      <w:lvlJc w:val="left"/>
    </w:lvl>
    <w:lvl w:ilvl="4" w:tplc="210C3D78">
      <w:numFmt w:val="decimal"/>
      <w:lvlText w:val=""/>
      <w:lvlJc w:val="left"/>
    </w:lvl>
    <w:lvl w:ilvl="5" w:tplc="AADAF684">
      <w:numFmt w:val="decimal"/>
      <w:lvlText w:val=""/>
      <w:lvlJc w:val="left"/>
    </w:lvl>
    <w:lvl w:ilvl="6" w:tplc="B490A6D4">
      <w:numFmt w:val="decimal"/>
      <w:lvlText w:val=""/>
      <w:lvlJc w:val="left"/>
    </w:lvl>
    <w:lvl w:ilvl="7" w:tplc="942604D4">
      <w:numFmt w:val="decimal"/>
      <w:lvlText w:val=""/>
      <w:lvlJc w:val="left"/>
    </w:lvl>
    <w:lvl w:ilvl="8" w:tplc="AAD642AA">
      <w:numFmt w:val="decimal"/>
      <w:lvlText w:val=""/>
      <w:lvlJc w:val="left"/>
    </w:lvl>
  </w:abstractNum>
  <w:abstractNum w:abstractNumId="5" w15:restartNumberingAfterBreak="0">
    <w:nsid w:val="2B272D9C"/>
    <w:multiLevelType w:val="multilevel"/>
    <w:tmpl w:val="027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5922F7"/>
    <w:multiLevelType w:val="multilevel"/>
    <w:tmpl w:val="1366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25507"/>
    <w:multiLevelType w:val="hybridMultilevel"/>
    <w:tmpl w:val="71D2F2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617B62"/>
    <w:multiLevelType w:val="hybridMultilevel"/>
    <w:tmpl w:val="67E2B186"/>
    <w:lvl w:ilvl="0" w:tplc="0EFAD998">
      <w:start w:val="1"/>
      <w:numFmt w:val="decimal"/>
      <w:lvlText w:val="%1."/>
      <w:lvlJc w:val="left"/>
      <w:pPr>
        <w:ind w:left="720" w:hanging="360"/>
      </w:pPr>
    </w:lvl>
    <w:lvl w:ilvl="1" w:tplc="560EDE94">
      <w:numFmt w:val="decimal"/>
      <w:lvlText w:val=""/>
      <w:lvlJc w:val="left"/>
    </w:lvl>
    <w:lvl w:ilvl="2" w:tplc="50BEED18">
      <w:numFmt w:val="decimal"/>
      <w:lvlText w:val=""/>
      <w:lvlJc w:val="left"/>
    </w:lvl>
    <w:lvl w:ilvl="3" w:tplc="329AA7C2">
      <w:numFmt w:val="decimal"/>
      <w:lvlText w:val=""/>
      <w:lvlJc w:val="left"/>
    </w:lvl>
    <w:lvl w:ilvl="4" w:tplc="5AFCF280">
      <w:numFmt w:val="decimal"/>
      <w:lvlText w:val=""/>
      <w:lvlJc w:val="left"/>
    </w:lvl>
    <w:lvl w:ilvl="5" w:tplc="B7B2A66C">
      <w:numFmt w:val="decimal"/>
      <w:lvlText w:val=""/>
      <w:lvlJc w:val="left"/>
    </w:lvl>
    <w:lvl w:ilvl="6" w:tplc="14566AB8">
      <w:numFmt w:val="decimal"/>
      <w:lvlText w:val=""/>
      <w:lvlJc w:val="left"/>
    </w:lvl>
    <w:lvl w:ilvl="7" w:tplc="6FB28C9C">
      <w:numFmt w:val="decimal"/>
      <w:lvlText w:val=""/>
      <w:lvlJc w:val="left"/>
    </w:lvl>
    <w:lvl w:ilvl="8" w:tplc="E22E7D22">
      <w:numFmt w:val="decimal"/>
      <w:lvlText w:val=""/>
      <w:lvlJc w:val="left"/>
    </w:lvl>
  </w:abstractNum>
  <w:abstractNum w:abstractNumId="9" w15:restartNumberingAfterBreak="0">
    <w:nsid w:val="413F43D1"/>
    <w:multiLevelType w:val="multilevel"/>
    <w:tmpl w:val="EA86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D0B18"/>
    <w:multiLevelType w:val="hybridMultilevel"/>
    <w:tmpl w:val="A3740FF4"/>
    <w:lvl w:ilvl="0" w:tplc="87EE3346">
      <w:start w:val="1"/>
      <w:numFmt w:val="bullet"/>
      <w:lvlText w:val="●"/>
      <w:lvlJc w:val="left"/>
      <w:pPr>
        <w:ind w:left="720" w:hanging="360"/>
      </w:pPr>
    </w:lvl>
    <w:lvl w:ilvl="1" w:tplc="566ABC38">
      <w:start w:val="1"/>
      <w:numFmt w:val="bullet"/>
      <w:lvlText w:val="○"/>
      <w:lvlJc w:val="left"/>
      <w:pPr>
        <w:ind w:left="1440" w:hanging="360"/>
      </w:pPr>
    </w:lvl>
    <w:lvl w:ilvl="2" w:tplc="3CBC4B4A">
      <w:start w:val="1"/>
      <w:numFmt w:val="bullet"/>
      <w:lvlText w:val="■"/>
      <w:lvlJc w:val="left"/>
      <w:pPr>
        <w:ind w:left="2160" w:hanging="360"/>
      </w:pPr>
    </w:lvl>
    <w:lvl w:ilvl="3" w:tplc="D65E53CE">
      <w:start w:val="1"/>
      <w:numFmt w:val="bullet"/>
      <w:lvlText w:val="●"/>
      <w:lvlJc w:val="left"/>
      <w:pPr>
        <w:ind w:left="2880" w:hanging="360"/>
      </w:pPr>
    </w:lvl>
    <w:lvl w:ilvl="4" w:tplc="92C298B4">
      <w:start w:val="1"/>
      <w:numFmt w:val="bullet"/>
      <w:lvlText w:val="○"/>
      <w:lvlJc w:val="left"/>
      <w:pPr>
        <w:ind w:left="3600" w:hanging="360"/>
      </w:pPr>
    </w:lvl>
    <w:lvl w:ilvl="5" w:tplc="B7FE05E2">
      <w:start w:val="1"/>
      <w:numFmt w:val="bullet"/>
      <w:lvlText w:val="■"/>
      <w:lvlJc w:val="left"/>
      <w:pPr>
        <w:ind w:left="4320" w:hanging="360"/>
      </w:pPr>
    </w:lvl>
    <w:lvl w:ilvl="6" w:tplc="F1EEDCB0">
      <w:start w:val="1"/>
      <w:numFmt w:val="bullet"/>
      <w:lvlText w:val="●"/>
      <w:lvlJc w:val="left"/>
      <w:pPr>
        <w:ind w:left="5040" w:hanging="360"/>
      </w:pPr>
    </w:lvl>
    <w:lvl w:ilvl="7" w:tplc="CC30FE7A">
      <w:start w:val="1"/>
      <w:numFmt w:val="bullet"/>
      <w:lvlText w:val="●"/>
      <w:lvlJc w:val="left"/>
      <w:pPr>
        <w:ind w:left="5760" w:hanging="360"/>
      </w:pPr>
    </w:lvl>
    <w:lvl w:ilvl="8" w:tplc="1EA4DB7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FD92A12"/>
    <w:multiLevelType w:val="multilevel"/>
    <w:tmpl w:val="6D8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EAA2117"/>
    <w:multiLevelType w:val="multilevel"/>
    <w:tmpl w:val="6C02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103824">
    <w:abstractNumId w:val="10"/>
    <w:lvlOverride w:ilvl="0">
      <w:startOverride w:val="1"/>
    </w:lvlOverride>
  </w:num>
  <w:num w:numId="2" w16cid:durableId="2975211">
    <w:abstractNumId w:val="4"/>
    <w:lvlOverride w:ilvl="0">
      <w:startOverride w:val="1"/>
    </w:lvlOverride>
  </w:num>
  <w:num w:numId="3" w16cid:durableId="1456675211">
    <w:abstractNumId w:val="8"/>
    <w:lvlOverride w:ilvl="0">
      <w:startOverride w:val="1"/>
    </w:lvlOverride>
  </w:num>
  <w:num w:numId="4" w16cid:durableId="780539615">
    <w:abstractNumId w:val="11"/>
  </w:num>
  <w:num w:numId="5" w16cid:durableId="1154567734">
    <w:abstractNumId w:val="7"/>
  </w:num>
  <w:num w:numId="6" w16cid:durableId="1801224162">
    <w:abstractNumId w:val="1"/>
  </w:num>
  <w:num w:numId="7" w16cid:durableId="1857503730">
    <w:abstractNumId w:val="2"/>
  </w:num>
  <w:num w:numId="8" w16cid:durableId="2145586253">
    <w:abstractNumId w:val="0"/>
  </w:num>
  <w:num w:numId="9" w16cid:durableId="1008294476">
    <w:abstractNumId w:val="5"/>
  </w:num>
  <w:num w:numId="10" w16cid:durableId="1424180065">
    <w:abstractNumId w:val="3"/>
  </w:num>
  <w:num w:numId="11" w16cid:durableId="1443454680">
    <w:abstractNumId w:val="6"/>
  </w:num>
  <w:num w:numId="12" w16cid:durableId="1932160257">
    <w:abstractNumId w:val="9"/>
  </w:num>
  <w:num w:numId="13" w16cid:durableId="2112320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BE6"/>
    <w:rsid w:val="000365E6"/>
    <w:rsid w:val="000C3E6B"/>
    <w:rsid w:val="000D6BDD"/>
    <w:rsid w:val="000D6F8E"/>
    <w:rsid w:val="000E0F70"/>
    <w:rsid w:val="000F0C8E"/>
    <w:rsid w:val="00114286"/>
    <w:rsid w:val="00151450"/>
    <w:rsid w:val="00153DD4"/>
    <w:rsid w:val="001B41B0"/>
    <w:rsid w:val="001F054D"/>
    <w:rsid w:val="002375CA"/>
    <w:rsid w:val="00287D5E"/>
    <w:rsid w:val="00306329"/>
    <w:rsid w:val="00337D38"/>
    <w:rsid w:val="004A4777"/>
    <w:rsid w:val="004B1094"/>
    <w:rsid w:val="004C6F95"/>
    <w:rsid w:val="00630C45"/>
    <w:rsid w:val="00647322"/>
    <w:rsid w:val="00683306"/>
    <w:rsid w:val="00691459"/>
    <w:rsid w:val="00720BB0"/>
    <w:rsid w:val="00726FB8"/>
    <w:rsid w:val="007F0B56"/>
    <w:rsid w:val="00814BE6"/>
    <w:rsid w:val="008E5431"/>
    <w:rsid w:val="008F4B34"/>
    <w:rsid w:val="00942D70"/>
    <w:rsid w:val="00961F9D"/>
    <w:rsid w:val="009816D1"/>
    <w:rsid w:val="009918B3"/>
    <w:rsid w:val="00991FE8"/>
    <w:rsid w:val="00992383"/>
    <w:rsid w:val="009A38B1"/>
    <w:rsid w:val="009C1F40"/>
    <w:rsid w:val="00A61C4C"/>
    <w:rsid w:val="00B33CD0"/>
    <w:rsid w:val="00B9644D"/>
    <w:rsid w:val="00B9771C"/>
    <w:rsid w:val="00BD72E1"/>
    <w:rsid w:val="00BF50D7"/>
    <w:rsid w:val="00C9195C"/>
    <w:rsid w:val="00D716F4"/>
    <w:rsid w:val="00DF2281"/>
    <w:rsid w:val="00E00026"/>
    <w:rsid w:val="00E337E3"/>
    <w:rsid w:val="00E8071F"/>
    <w:rsid w:val="3ECD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B424"/>
  <w15:docId w15:val="{4BF2F8DB-4D1E-4AC2-98B1-8B0EA82A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4D565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1F9D"/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Heading1">
    <w:name w:val="heading 1"/>
    <w:uiPriority w:val="9"/>
    <w:qFormat/>
    <w:pPr>
      <w:spacing w:before="36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200" w:after="80"/>
      <w:outlineLvl w:val="2"/>
    </w:pPr>
    <w:rPr>
      <w:b/>
      <w:bCs/>
      <w:color w:val="2E75B6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65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365E6"/>
  </w:style>
  <w:style w:type="paragraph" w:styleId="Footer">
    <w:name w:val="footer"/>
    <w:basedOn w:val="Normal"/>
    <w:link w:val="FooterChar"/>
    <w:uiPriority w:val="99"/>
    <w:unhideWhenUsed/>
    <w:rsid w:val="000365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365E6"/>
  </w:style>
  <w:style w:type="character" w:styleId="Heading3Char" w:customStyle="1">
    <w:name w:val="Heading 3 Char"/>
    <w:basedOn w:val="DefaultParagraphFont"/>
    <w:link w:val="Heading3"/>
    <w:uiPriority w:val="9"/>
    <w:rsid w:val="00961F9D"/>
    <w:rPr>
      <w:b/>
      <w:bCs/>
      <w:color w:val="2E75B6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61F9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61F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6673F01652040AEE2AE8CBACBD967" ma:contentTypeVersion="13" ma:contentTypeDescription="Create a new document." ma:contentTypeScope="" ma:versionID="8664c181b29df7841dffa3a340ba9a11">
  <xsd:schema xmlns:xsd="http://www.w3.org/2001/XMLSchema" xmlns:xs="http://www.w3.org/2001/XMLSchema" xmlns:p="http://schemas.microsoft.com/office/2006/metadata/properties" xmlns:ns2="1b147b47-a1d4-41df-ae8c-b9b436d80970" xmlns:ns3="33ea393e-ec6c-403f-bab5-4c6550c0ff82" targetNamespace="http://schemas.microsoft.com/office/2006/metadata/properties" ma:root="true" ma:fieldsID="93e5557c45da58dab29f5a03eaffdb95" ns2:_="" ns3:_="">
    <xsd:import namespace="1b147b47-a1d4-41df-ae8c-b9b436d80970"/>
    <xsd:import namespace="33ea393e-ec6c-403f-bab5-4c6550c0ff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47b47-a1d4-41df-ae8c-b9b436d80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b2d64c8-72ab-4e2c-b317-bd4f8cd03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ea393e-ec6c-403f-bab5-4c6550c0ff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23bd7f-a874-44b8-bb44-c687549cbff0}" ma:internalName="TaxCatchAll" ma:showField="CatchAllData" ma:web="33ea393e-ec6c-403f-bab5-4c6550c0ff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147b47-a1d4-41df-ae8c-b9b436d80970">
      <Terms xmlns="http://schemas.microsoft.com/office/infopath/2007/PartnerControls"/>
    </lcf76f155ced4ddcb4097134ff3c332f>
    <TaxCatchAll xmlns="33ea393e-ec6c-403f-bab5-4c6550c0ff82" xsi:nil="true"/>
  </documentManagement>
</p:properties>
</file>

<file path=customXml/itemProps1.xml><?xml version="1.0" encoding="utf-8"?>
<ds:datastoreItem xmlns:ds="http://schemas.openxmlformats.org/officeDocument/2006/customXml" ds:itemID="{BDAACD1F-5FF7-44B7-A447-825483C04D13}"/>
</file>

<file path=customXml/itemProps2.xml><?xml version="1.0" encoding="utf-8"?>
<ds:datastoreItem xmlns:ds="http://schemas.openxmlformats.org/officeDocument/2006/customXml" ds:itemID="{B0562FFA-ADE3-4A68-87E6-5BCC16C0885B}"/>
</file>

<file path=customXml/itemProps3.xml><?xml version="1.0" encoding="utf-8"?>
<ds:datastoreItem xmlns:ds="http://schemas.openxmlformats.org/officeDocument/2006/customXml" ds:itemID="{9D566742-026C-4DCA-AB34-FE0567554E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Jeffrey Reyes</cp:lastModifiedBy>
  <cp:revision>6</cp:revision>
  <dcterms:created xsi:type="dcterms:W3CDTF">2026-09-07T04:35:00Z</dcterms:created>
  <dcterms:modified xsi:type="dcterms:W3CDTF">2026-09-24T00:16:48Z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0x0101004156673F01652040AEE2AE8CBACBD967</vt:lpwstr>
  </property>
  <property fmtid="{D5CDD505-2E9C-101B-9397-08002B2CF9AE}" pid="3" name="MediaServiceImageTags">
    <vt:lpwstr/>
  </property>
</Properties>
</file>